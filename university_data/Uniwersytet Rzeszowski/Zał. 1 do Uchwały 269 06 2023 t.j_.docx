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B124F0" w14:textId="3EF4A8BD" w:rsidR="0028645A" w:rsidRPr="004431D3" w:rsidRDefault="00AD472A" w:rsidP="000A533D">
      <w:pPr>
        <w:spacing w:line="240" w:lineRule="auto"/>
        <w:jc w:val="center"/>
        <w:rPr>
          <w:rFonts w:ascii="Corbel" w:hAnsi="Corbel"/>
          <w:b/>
        </w:rPr>
      </w:pPr>
      <w:bookmarkStart w:id="0" w:name="_GoBack"/>
      <w:bookmarkEnd w:id="0"/>
      <w:r w:rsidRPr="004431D3">
        <w:rPr>
          <w:rFonts w:ascii="Corbel" w:hAnsi="Corbel"/>
          <w:b/>
        </w:rPr>
        <w:t>ZASADY REKRUTACJI NA ROK AKADEMICKI 202</w:t>
      </w:r>
      <w:r w:rsidR="0017479B" w:rsidRPr="004431D3">
        <w:rPr>
          <w:rFonts w:ascii="Corbel" w:hAnsi="Corbel"/>
          <w:b/>
        </w:rPr>
        <w:t>4</w:t>
      </w:r>
      <w:r w:rsidR="00A83B2E" w:rsidRPr="004431D3">
        <w:rPr>
          <w:rFonts w:ascii="Corbel" w:hAnsi="Corbel"/>
          <w:b/>
        </w:rPr>
        <w:t xml:space="preserve">-2025 </w:t>
      </w:r>
    </w:p>
    <w:p w14:paraId="72E2E52C" w14:textId="4AFA39F8" w:rsidR="006D5C31" w:rsidRPr="004431D3" w:rsidRDefault="006D5C3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5005E075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Administracja</w:t>
      </w:r>
    </w:p>
    <w:p w14:paraId="0C80CE1C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 xml:space="preserve">– I stopnia </w:t>
      </w:r>
    </w:p>
    <w:p w14:paraId="446FC756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0F3F0CCE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</w:t>
      </w:r>
      <w:r w:rsidRPr="004431D3">
        <w:rPr>
          <w:rFonts w:ascii="Corbel" w:eastAsia="Calibri" w:hAnsi="Corbel"/>
        </w:rPr>
        <w:t xml:space="preserve"> – ogólnoakademicki</w:t>
      </w:r>
    </w:p>
    <w:p w14:paraId="00DAF728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DE3191" w:rsidRPr="004431D3" w14:paraId="20E93667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B48757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5CF88C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5BF66B5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AD3DF81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 xml:space="preserve">Jeden z przedmiotów do wyboru: historia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wiedza o społeczeństwie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język polski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5D324914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D2A6FC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00F64F6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39A0FD6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026D9B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D7B5E9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DE3191" w:rsidRPr="004431D3" w14:paraId="3215E22A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2DD8DBF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37A942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0936434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178016B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Geografia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3DB609B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DE3191" w:rsidRPr="004431D3" w14:paraId="22A09AE4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C924685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2A806F3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31F7FAD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A720329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12F02AA4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0662D0FB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7F7F0D9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1DDF6922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Administracja</w:t>
      </w:r>
    </w:p>
    <w:p w14:paraId="1ED10EF3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553752B3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466C6F60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48F98141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DE3191" w:rsidRPr="004431D3" w14:paraId="4239F47B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26E06A1D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A53A9A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46A08B0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1802E5E3" w14:textId="44A03CE9" w:rsidR="00DE3191" w:rsidRPr="004431D3" w:rsidRDefault="00DE3191" w:rsidP="00485645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Kandydat musi mieć ukończone studia I lub II stopnia lub studia jednolite magisterski</w:t>
            </w:r>
            <w:r w:rsidR="00485645" w:rsidRPr="004431D3">
              <w:rPr>
                <w:rFonts w:ascii="Corbel" w:hAnsi="Corbel"/>
              </w:rPr>
              <w:t>e</w:t>
            </w:r>
            <w:r w:rsidRPr="004431D3">
              <w:rPr>
                <w:rFonts w:ascii="Corbel" w:hAnsi="Corbel"/>
              </w:rPr>
              <w:t xml:space="preserve"> w dziedzinie nauk społecznych lub nauk humanistycznych.</w:t>
            </w:r>
          </w:p>
        </w:tc>
      </w:tr>
      <w:tr w:rsidR="00DE3191" w:rsidRPr="004431D3" w14:paraId="28FC035A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4464E34E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D71124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5D64F8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6619773" w14:textId="19C88422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DE3191" w:rsidRPr="004431D3" w14:paraId="308F15E4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7194EBD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0EE879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9D4B160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1FA5A3F1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Średnia arytmetyczna ocen z toku studiów.</w:t>
            </w:r>
          </w:p>
        </w:tc>
      </w:tr>
    </w:tbl>
    <w:p w14:paraId="5FCBE78C" w14:textId="07BCFAE3" w:rsidR="00637159" w:rsidRPr="004431D3" w:rsidRDefault="00637159" w:rsidP="003701AF">
      <w:pPr>
        <w:spacing w:after="0" w:line="240" w:lineRule="auto"/>
        <w:rPr>
          <w:rFonts w:ascii="Corbel" w:eastAsia="Calibri" w:hAnsi="Corbel"/>
          <w:b/>
        </w:rPr>
      </w:pPr>
    </w:p>
    <w:p w14:paraId="61CA490D" w14:textId="77777777" w:rsidR="003701AF" w:rsidRPr="004431D3" w:rsidRDefault="003701AF" w:rsidP="003701AF">
      <w:pPr>
        <w:spacing w:after="0" w:line="240" w:lineRule="auto"/>
        <w:rPr>
          <w:rFonts w:ascii="Corbel" w:eastAsia="Calibri" w:hAnsi="Corbel"/>
          <w:b/>
        </w:rPr>
      </w:pPr>
    </w:p>
    <w:p w14:paraId="03A929EB" w14:textId="5061E5B6" w:rsidR="003701AF" w:rsidRPr="004431D3" w:rsidRDefault="003701AF" w:rsidP="003701A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Agroleśnictwo</w:t>
      </w:r>
    </w:p>
    <w:p w14:paraId="0BB9D518" w14:textId="77777777" w:rsidR="003701AF" w:rsidRPr="004431D3" w:rsidRDefault="003701AF" w:rsidP="003701A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 xml:space="preserve">– I stopnia </w:t>
      </w:r>
    </w:p>
    <w:p w14:paraId="7330C073" w14:textId="77777777" w:rsidR="003701AF" w:rsidRPr="004431D3" w:rsidRDefault="003701AF" w:rsidP="003701A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3053E79A" w14:textId="77777777" w:rsidR="003701AF" w:rsidRPr="004431D3" w:rsidRDefault="003701AF" w:rsidP="003701A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1DE8C11C" w14:textId="77777777" w:rsidR="003701AF" w:rsidRPr="004431D3" w:rsidRDefault="003701AF" w:rsidP="003701AF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3701AF" w:rsidRPr="004431D3" w14:paraId="3CEF233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05451190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5BF723E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C8E7F73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1BC5131" w14:textId="77777777" w:rsidR="003701AF" w:rsidRPr="004431D3" w:rsidRDefault="003701AF" w:rsidP="000E4B31">
            <w:pPr>
              <w:spacing w:after="0" w:line="240" w:lineRule="auto"/>
              <w:jc w:val="both"/>
              <w:rPr>
                <w:rFonts w:ascii="Corbel" w:eastAsia="Calibri" w:hAnsi="Corbel" w:cstheme="minorHAnsi"/>
                <w:strike/>
              </w:rPr>
            </w:pPr>
            <w:r w:rsidRPr="004431D3">
              <w:rPr>
                <w:rStyle w:val="Pogrubienie"/>
                <w:rFonts w:ascii="Corbel" w:hAnsi="Corbel" w:cstheme="minorHAnsi"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Style w:val="Pogrubienie"/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1083ACA8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6835311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7168932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69A0AB8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E9A2097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9E12257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3701AF" w:rsidRPr="004431D3" w14:paraId="7EF7F251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D26FD5A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BD22FA7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97AD7DB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8B7E39F" w14:textId="77777777" w:rsidR="003701AF" w:rsidRPr="004431D3" w:rsidRDefault="003701AF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Style w:val="Pogrubienie"/>
                <w:rFonts w:ascii="Corbel" w:hAnsi="Corbel"/>
              </w:rPr>
              <w:t xml:space="preserve"> biologia </w:t>
            </w:r>
            <w:r w:rsidRPr="004431D3">
              <w:rPr>
                <w:rStyle w:val="Pogrubienie"/>
                <w:rFonts w:ascii="Corbel" w:hAnsi="Corbel"/>
                <w:b w:val="0"/>
              </w:rPr>
              <w:t>lub</w:t>
            </w:r>
            <w:r w:rsidRPr="004431D3">
              <w:rPr>
                <w:rStyle w:val="Pogrubienie"/>
                <w:rFonts w:ascii="Corbel" w:hAnsi="Corbel"/>
              </w:rPr>
              <w:t xml:space="preserve"> chemia</w:t>
            </w:r>
            <w:r w:rsidRPr="004431D3">
              <w:rPr>
                <w:rStyle w:val="Pogrubienie"/>
                <w:rFonts w:ascii="Corbel" w:hAnsi="Corbel"/>
                <w:b w:val="0"/>
              </w:rPr>
              <w:t xml:space="preserve"> lub</w:t>
            </w:r>
            <w:r w:rsidRPr="004431D3">
              <w:rPr>
                <w:rStyle w:val="Pogrubienie"/>
                <w:rFonts w:ascii="Corbel" w:hAnsi="Corbel"/>
              </w:rPr>
              <w:t xml:space="preserve"> fizyka</w:t>
            </w:r>
            <w:r w:rsidRPr="004431D3">
              <w:rPr>
                <w:rStyle w:val="Pogrubienie"/>
                <w:rFonts w:ascii="Corbel" w:hAnsi="Corbel"/>
                <w:b w:val="0"/>
              </w:rPr>
              <w:t xml:space="preserve"> lub</w:t>
            </w:r>
            <w:r w:rsidRPr="004431D3">
              <w:rPr>
                <w:rStyle w:val="Pogrubienie"/>
                <w:rFonts w:ascii="Corbel" w:hAnsi="Corbel"/>
              </w:rPr>
              <w:t xml:space="preserve"> geografia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hAnsi="Corbel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/>
          </w:tcPr>
          <w:p w14:paraId="31A4164A" w14:textId="77777777" w:rsidR="003701AF" w:rsidRPr="004431D3" w:rsidRDefault="003701AF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3701AF" w:rsidRPr="004431D3" w14:paraId="73CF323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0917FAAD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7F86C07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05536B1" w14:textId="77777777" w:rsidR="003701AF" w:rsidRPr="004431D3" w:rsidRDefault="003701A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01FD861" w14:textId="77777777" w:rsidR="003701AF" w:rsidRPr="004431D3" w:rsidRDefault="003701AF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Style w:val="Pogrubienie"/>
                <w:rFonts w:ascii="Corbel" w:hAnsi="Corbel"/>
              </w:rPr>
              <w:t xml:space="preserve">Język obcy nowożytny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hAnsi="Corbel"/>
              </w:rPr>
              <w:t>  na poziomie podstawowym lub rozszerzonym z części pisemnej egzaminu maturalnego</w:t>
            </w:r>
          </w:p>
        </w:tc>
        <w:tc>
          <w:tcPr>
            <w:tcW w:w="2306" w:type="dxa"/>
            <w:vMerge/>
          </w:tcPr>
          <w:p w14:paraId="50BCBDEE" w14:textId="77777777" w:rsidR="003701AF" w:rsidRPr="004431D3" w:rsidRDefault="003701AF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EC76C1B" w14:textId="77777777" w:rsidR="003701AF" w:rsidRPr="004431D3" w:rsidRDefault="003701AF" w:rsidP="003701AF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003413B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  <w:b/>
        </w:rPr>
      </w:pPr>
    </w:p>
    <w:p w14:paraId="5A075B21" w14:textId="18EC1B94" w:rsidR="00CE46B7" w:rsidRPr="004431D3" w:rsidRDefault="00CE46B7" w:rsidP="00BD54EC">
      <w:pPr>
        <w:spacing w:after="0" w:line="240" w:lineRule="auto"/>
        <w:rPr>
          <w:rFonts w:ascii="Corbel" w:eastAsia="Calibri" w:hAnsi="Corbel"/>
          <w:b/>
        </w:rPr>
      </w:pPr>
    </w:p>
    <w:p w14:paraId="34EAAA8C" w14:textId="77777777" w:rsidR="003808BB" w:rsidRPr="004431D3" w:rsidRDefault="003808BB" w:rsidP="00BD54EC">
      <w:pPr>
        <w:spacing w:after="0" w:line="240" w:lineRule="auto"/>
        <w:rPr>
          <w:rFonts w:ascii="Corbel" w:eastAsia="Calibri" w:hAnsi="Corbel"/>
          <w:b/>
        </w:rPr>
      </w:pPr>
    </w:p>
    <w:p w14:paraId="61003AD3" w14:textId="22E5293C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Analityka medyczna</w:t>
      </w:r>
    </w:p>
    <w:p w14:paraId="60DDAD42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 xml:space="preserve">–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334C9970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1CA73D13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praktyczny</w:t>
      </w:r>
    </w:p>
    <w:p w14:paraId="56DEBE25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BD54EC" w:rsidRPr="004431D3" w14:paraId="0640871B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A316CC8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526F83F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30E3639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342D810" w14:textId="36C9C2F4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Biologia i chemia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 części pisemnej egzaminu maturalnego</w:t>
            </w:r>
          </w:p>
          <w:p w14:paraId="5667AFDC" w14:textId="77777777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Ewentualnie: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fizyka/fizyka z astronomią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informatyka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 części pisemnej egzaminu maturalnego – </w:t>
            </w:r>
            <w:r w:rsidRPr="004431D3">
              <w:rPr>
                <w:rFonts w:ascii="Corbel" w:eastAsia="Calibri" w:hAnsi="Corbel"/>
                <w:b/>
              </w:rPr>
              <w:t>przy czym jednym z dwóch wybranych przedmiotów musi być biologia lub chemia</w:t>
            </w:r>
          </w:p>
        </w:tc>
        <w:tc>
          <w:tcPr>
            <w:tcW w:w="2306" w:type="dxa"/>
            <w:vMerge w:val="restart"/>
            <w:vAlign w:val="center"/>
          </w:tcPr>
          <w:p w14:paraId="62D260CA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BD8055E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952B4C6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24EDF0AA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57367057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E80977D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BD54EC" w:rsidRPr="004431D3" w14:paraId="1EE38E03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48BD179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2F017C7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FCCFAD8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bottom w:val="single" w:sz="4" w:space="0" w:color="auto"/>
            </w:tcBorders>
          </w:tcPr>
          <w:p w14:paraId="35C00A3C" w14:textId="77777777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23556A81" w14:textId="77777777" w:rsidR="00BD54EC" w:rsidRPr="004431D3" w:rsidRDefault="00BD54EC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ACBD6F1" w14:textId="77777777" w:rsidR="00BD54EC" w:rsidRPr="004431D3" w:rsidRDefault="00BD54EC" w:rsidP="00BD54EC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C478E49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59C3A6D2" w14:textId="559C96FC" w:rsidR="00BD54EC" w:rsidRPr="004431D3" w:rsidRDefault="00BD54EC" w:rsidP="000A533D">
      <w:pPr>
        <w:spacing w:after="0" w:line="240" w:lineRule="auto"/>
        <w:rPr>
          <w:rFonts w:ascii="Corbel" w:eastAsia="Calibri" w:hAnsi="Corbel"/>
          <w:b/>
        </w:rPr>
      </w:pPr>
    </w:p>
    <w:p w14:paraId="73592D11" w14:textId="77777777" w:rsidR="00BD54EC" w:rsidRPr="004431D3" w:rsidRDefault="00BD54EC" w:rsidP="000A533D">
      <w:pPr>
        <w:spacing w:after="0" w:line="240" w:lineRule="auto"/>
        <w:rPr>
          <w:rFonts w:ascii="Corbel" w:eastAsia="Calibri" w:hAnsi="Corbel"/>
          <w:b/>
        </w:rPr>
      </w:pPr>
    </w:p>
    <w:p w14:paraId="057ECEF6" w14:textId="602A8B24" w:rsidR="006D5C31" w:rsidRPr="004431D3" w:rsidRDefault="006D5C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</w:t>
      </w:r>
      <w:r w:rsidR="00E56CE5" w:rsidRPr="004431D3">
        <w:rPr>
          <w:rFonts w:ascii="Corbel" w:eastAsia="Calibri" w:hAnsi="Corbel"/>
        </w:rPr>
        <w:t>Archeologia</w:t>
      </w:r>
    </w:p>
    <w:p w14:paraId="6CD65E26" w14:textId="77777777" w:rsidR="006D5C31" w:rsidRPr="004431D3" w:rsidRDefault="006D5C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I stopnia</w:t>
      </w:r>
      <w:r w:rsidRPr="004431D3">
        <w:rPr>
          <w:rFonts w:ascii="Corbel" w:eastAsia="Calibri" w:hAnsi="Corbel" w:cs="Times New Roman"/>
        </w:rPr>
        <w:t xml:space="preserve"> </w:t>
      </w:r>
    </w:p>
    <w:p w14:paraId="76E6CD24" w14:textId="77777777" w:rsidR="006D5C31" w:rsidRPr="004431D3" w:rsidRDefault="006D5C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</w:t>
      </w:r>
      <w:r w:rsidR="00E56CE5" w:rsidRPr="004431D3">
        <w:rPr>
          <w:rFonts w:ascii="Corbel" w:eastAsia="Calibri" w:hAnsi="Corbel"/>
        </w:rPr>
        <w:t>stacjonarne</w:t>
      </w:r>
    </w:p>
    <w:p w14:paraId="0F58C94E" w14:textId="77777777" w:rsidR="006D5C31" w:rsidRPr="004431D3" w:rsidRDefault="006D5C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ogólnoakademicki</w:t>
      </w:r>
    </w:p>
    <w:p w14:paraId="5C2F661D" w14:textId="77777777" w:rsidR="006D5C31" w:rsidRPr="004431D3" w:rsidRDefault="006D5C3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1206F9FF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216D49E4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8B8841F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9B1805D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996473B" w14:textId="77777777" w:rsidR="006D5C31" w:rsidRPr="004431D3" w:rsidRDefault="00006F47" w:rsidP="000A533D">
            <w:pPr>
              <w:spacing w:after="0" w:line="240" w:lineRule="auto"/>
              <w:jc w:val="both"/>
              <w:rPr>
                <w:rFonts w:ascii="Corbel" w:hAnsi="Corbel"/>
                <w:iCs/>
              </w:rPr>
            </w:pPr>
            <w:r w:rsidRPr="004431D3">
              <w:rPr>
                <w:rFonts w:ascii="Corbel" w:hAnsi="Corbel"/>
                <w:b/>
                <w:bCs/>
                <w:iCs/>
              </w:rPr>
              <w:t>Język polski</w:t>
            </w:r>
            <w:r w:rsidRPr="004431D3">
              <w:rPr>
                <w:rFonts w:ascii="Corbel" w:hAnsi="Corbel"/>
                <w:iCs/>
              </w:rPr>
              <w:t xml:space="preserve"> </w:t>
            </w:r>
            <w:r w:rsidR="003F2FBD" w:rsidRPr="004431D3">
              <w:rPr>
                <w:rFonts w:ascii="Corbel" w:hAnsi="Corbel"/>
                <w:iCs/>
              </w:rPr>
              <w:t>–</w:t>
            </w:r>
            <w:r w:rsidRPr="004431D3">
              <w:rPr>
                <w:rFonts w:ascii="Corbel" w:hAnsi="Corbel"/>
                <w:iCs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53754EF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16C23F00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34F7A53D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B8ADE84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9874120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4DA33EE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52F94F29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30B15885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E9DB897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23BF3D44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A9E2D52" w14:textId="77777777" w:rsidR="006D5C31" w:rsidRPr="004431D3" w:rsidRDefault="003F2FBD" w:rsidP="000A533D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sz w:val="22"/>
                <w:szCs w:val="22"/>
              </w:rPr>
              <w:t>Jeden z przedmiotów do wyboru</w:t>
            </w:r>
            <w:r w:rsidR="00006F47" w:rsidRPr="004431D3">
              <w:rPr>
                <w:rFonts w:ascii="Corbel" w:hAnsi="Corbel"/>
                <w:b/>
                <w:iCs/>
                <w:sz w:val="22"/>
                <w:szCs w:val="22"/>
              </w:rPr>
              <w:t>:</w:t>
            </w:r>
            <w:r w:rsidR="00006F47" w:rsidRPr="004431D3">
              <w:rPr>
                <w:rFonts w:ascii="Corbel" w:hAnsi="Corbel"/>
                <w:iCs/>
                <w:sz w:val="22"/>
                <w:szCs w:val="22"/>
              </w:rPr>
              <w:t xml:space="preserve"> </w:t>
            </w:r>
            <w:r w:rsidR="00006F47" w:rsidRPr="004431D3">
              <w:rPr>
                <w:rFonts w:ascii="Corbel" w:hAnsi="Corbel"/>
                <w:b/>
                <w:bCs/>
                <w:iCs/>
                <w:sz w:val="22"/>
                <w:szCs w:val="22"/>
              </w:rPr>
              <w:t>historia</w:t>
            </w:r>
            <w:r w:rsidR="00006F47" w:rsidRPr="004431D3">
              <w:rPr>
                <w:rFonts w:ascii="Corbel" w:hAnsi="Corbel"/>
                <w:iCs/>
                <w:sz w:val="22"/>
                <w:szCs w:val="22"/>
              </w:rPr>
              <w:t xml:space="preserve"> lub </w:t>
            </w:r>
            <w:r w:rsidR="00006F47" w:rsidRPr="004431D3">
              <w:rPr>
                <w:rFonts w:ascii="Corbel" w:hAnsi="Corbel"/>
                <w:b/>
                <w:bCs/>
                <w:iCs/>
                <w:sz w:val="22"/>
                <w:szCs w:val="22"/>
              </w:rPr>
              <w:t>geografia</w:t>
            </w:r>
            <w:r w:rsidRPr="004431D3">
              <w:rPr>
                <w:rFonts w:ascii="Corbel" w:hAnsi="Corbel"/>
                <w:b/>
                <w:bCs/>
                <w:iCs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iCs/>
              </w:rPr>
              <w:t>–</w:t>
            </w:r>
            <w:r w:rsidR="00006F47" w:rsidRPr="004431D3">
              <w:rPr>
                <w:rFonts w:ascii="Corbel" w:hAnsi="Corbel"/>
                <w:iCs/>
                <w:sz w:val="22"/>
                <w:szCs w:val="22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13D97E7" w14:textId="77777777" w:rsidR="006D5C31" w:rsidRPr="004431D3" w:rsidRDefault="006D5C3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5C5295A5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415EB45B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939E671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D4A5FA7" w14:textId="77777777" w:rsidR="006D5C31" w:rsidRPr="004431D3" w:rsidRDefault="006D5C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59448B5E" w14:textId="77777777" w:rsidR="006D5C31" w:rsidRPr="004431D3" w:rsidRDefault="00006F47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bCs/>
                <w:iCs/>
              </w:rPr>
              <w:t>Język obcy nowożytny</w:t>
            </w:r>
            <w:r w:rsidRPr="004431D3">
              <w:rPr>
                <w:rFonts w:ascii="Corbel" w:hAnsi="Corbel"/>
                <w:iCs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35A37F2C" w14:textId="77777777" w:rsidR="006D5C31" w:rsidRPr="004431D3" w:rsidRDefault="006D5C3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743D2E6" w14:textId="77777777" w:rsidR="00E56CE5" w:rsidRPr="004431D3" w:rsidRDefault="006D5C3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FFEBA57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  <w:b/>
        </w:rPr>
      </w:pPr>
    </w:p>
    <w:p w14:paraId="5A3F6DF3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Archeologia</w:t>
      </w:r>
    </w:p>
    <w:p w14:paraId="4E69F505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II stopnia</w:t>
      </w:r>
    </w:p>
    <w:p w14:paraId="51E99051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0852428E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="00D15C3F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ogólnoakademicki</w:t>
      </w:r>
    </w:p>
    <w:p w14:paraId="56CFEDDE" w14:textId="77777777" w:rsidR="00E56CE5" w:rsidRPr="004431D3" w:rsidRDefault="00E56CE5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71D2F63E" w14:textId="77777777" w:rsidTr="001A6BA8">
        <w:tc>
          <w:tcPr>
            <w:tcW w:w="203" w:type="pct"/>
            <w:shd w:val="clear" w:color="auto" w:fill="E5DFEC" w:themeFill="accent4" w:themeFillTint="33"/>
            <w:vAlign w:val="center"/>
          </w:tcPr>
          <w:p w14:paraId="01E544E7" w14:textId="77777777" w:rsidR="00E56CE5" w:rsidRPr="004431D3" w:rsidRDefault="00E56CE5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39110EF" w14:textId="77777777" w:rsidR="00E56CE5" w:rsidRPr="004431D3" w:rsidRDefault="00E56CE5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F437172" w14:textId="77777777" w:rsidR="00E56CE5" w:rsidRPr="004431D3" w:rsidRDefault="00E56CE5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9642457" w14:textId="0389D453" w:rsidR="00E56CE5" w:rsidRPr="004431D3" w:rsidRDefault="00006F47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Dyplom ukończenia studiów I stopnia lub jednolitych studiów magisterskich z kierunków wchodzących w obszar nauk humanistycznych i</w:t>
            </w:r>
            <w:r w:rsidR="002B14EF" w:rsidRPr="004431D3">
              <w:rPr>
                <w:rFonts w:ascii="Corbel" w:hAnsi="Corbel"/>
              </w:rPr>
              <w:t xml:space="preserve"> nauk</w:t>
            </w:r>
            <w:r w:rsidRPr="004431D3">
              <w:rPr>
                <w:rFonts w:ascii="Corbel" w:hAnsi="Corbel"/>
              </w:rPr>
              <w:t xml:space="preserve"> społecznych</w:t>
            </w:r>
            <w:r w:rsidR="002B14EF" w:rsidRPr="004431D3">
              <w:rPr>
                <w:rFonts w:ascii="Corbel" w:hAnsi="Corbel"/>
              </w:rPr>
              <w:t>.</w:t>
            </w:r>
          </w:p>
        </w:tc>
      </w:tr>
      <w:tr w:rsidR="000D0B2D" w:rsidRPr="004431D3" w14:paraId="4D133385" w14:textId="77777777" w:rsidTr="001A6BA8">
        <w:tc>
          <w:tcPr>
            <w:tcW w:w="203" w:type="pct"/>
            <w:shd w:val="clear" w:color="auto" w:fill="E5DFEC" w:themeFill="accent4" w:themeFillTint="33"/>
            <w:vAlign w:val="center"/>
          </w:tcPr>
          <w:p w14:paraId="453DA428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8CF6147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6D3DD52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38DE8EA5" w14:textId="7287CAD7" w:rsidR="00006F47" w:rsidRPr="004431D3" w:rsidRDefault="00006F47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</w:t>
            </w:r>
            <w:r w:rsidR="00105D19" w:rsidRPr="004431D3">
              <w:rPr>
                <w:rFonts w:ascii="Corbel" w:hAnsi="Corbel"/>
              </w:rPr>
              <w:t>.</w:t>
            </w:r>
          </w:p>
        </w:tc>
      </w:tr>
      <w:tr w:rsidR="000D0B2D" w:rsidRPr="004431D3" w14:paraId="2AECE6E4" w14:textId="77777777" w:rsidTr="001A6BA8">
        <w:tc>
          <w:tcPr>
            <w:tcW w:w="203" w:type="pct"/>
            <w:shd w:val="clear" w:color="auto" w:fill="E5DFEC" w:themeFill="accent4" w:themeFillTint="33"/>
            <w:vAlign w:val="center"/>
          </w:tcPr>
          <w:p w14:paraId="74AC5E83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3B2C8B2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CCA06F1" w14:textId="77777777" w:rsidR="00006F47" w:rsidRPr="004431D3" w:rsidRDefault="00006F4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7D7920D1" w14:textId="63AE7679" w:rsidR="00006F47" w:rsidRPr="004431D3" w:rsidRDefault="00CC1FF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7537E6D9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252C44D4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2F48E139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0DA9D03D" w14:textId="2E5934BC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Architektura krajobrazu</w:t>
      </w:r>
    </w:p>
    <w:p w14:paraId="46A677D2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7B4F8DF3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36059B3D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102145A9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EB1906" w:rsidRPr="004431D3" w14:paraId="1A8375A3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77A1758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1DE7897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EC508BA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7ECB989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5F96A12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30B1FE1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376E4BF1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1D64393D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28F4A71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CBACD3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5605342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4B66EA5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4639AE07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2DD61DE2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0A452AB1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EB1906" w:rsidRPr="004431D3" w14:paraId="0CF94204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0449D92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35DBC1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E056DD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15470E8" w14:textId="77777777" w:rsidR="00EB1906" w:rsidRPr="004431D3" w:rsidRDefault="00EB1906" w:rsidP="000E4B31">
            <w:pPr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biologia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chemia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fizyka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geografia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6F7C41E8" w14:textId="77777777" w:rsidR="00EB1906" w:rsidRPr="004431D3" w:rsidRDefault="00EB1906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EB1906" w:rsidRPr="004431D3" w14:paraId="4ED77D0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1665A1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E9BC90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97BD7C1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F10C228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Język obcy nowożytny </w:t>
            </w:r>
            <w:r w:rsidRPr="004431D3">
              <w:rPr>
                <w:rFonts w:ascii="Corbel" w:eastAsia="Calibri" w:hAnsi="Corbel"/>
              </w:rPr>
              <w:t xml:space="preserve">– na poziomie podstawowym lub rozszerzonym z części pisemnej egzaminu maturalnego </w:t>
            </w:r>
          </w:p>
          <w:p w14:paraId="00F55778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lub wyniki egzaminu potwierdzającego kwalifikacje w zawodzie technik architektury krajobrazu</w:t>
            </w:r>
          </w:p>
        </w:tc>
        <w:tc>
          <w:tcPr>
            <w:tcW w:w="2306" w:type="dxa"/>
            <w:vMerge/>
          </w:tcPr>
          <w:p w14:paraId="5F294F63" w14:textId="77777777" w:rsidR="00EB1906" w:rsidRPr="004431D3" w:rsidRDefault="00EB1906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BE468B5" w14:textId="77777777" w:rsidR="00EB1906" w:rsidRPr="004431D3" w:rsidRDefault="00EB1906" w:rsidP="00EB1906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491C890" w14:textId="77777777" w:rsidR="00EB1906" w:rsidRPr="004431D3" w:rsidRDefault="00EB1906" w:rsidP="00EB1906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27C809DD" w14:textId="77777777" w:rsidR="00EB1906" w:rsidRPr="004431D3" w:rsidRDefault="00EB1906" w:rsidP="00EB1906">
      <w:pPr>
        <w:spacing w:after="0" w:line="240" w:lineRule="auto"/>
        <w:rPr>
          <w:rFonts w:ascii="Corbel" w:eastAsia="Calibri" w:hAnsi="Corbel" w:cs="Times New Roman"/>
        </w:rPr>
      </w:pPr>
    </w:p>
    <w:p w14:paraId="402F3D0D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Architektura krajobrazu</w:t>
      </w:r>
    </w:p>
    <w:p w14:paraId="6F45E66C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67A5C11B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5CEE1D05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35DC3E74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EB1906" w:rsidRPr="004431D3" w14:paraId="05FE60D4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5D54C8B9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8A54038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69D641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2F164FC1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Cs/>
              </w:rPr>
              <w:t>Dyplom ukończenia studiów I stopnia* na kierunku architektura krajobrazu lub na kierunkach pokrewnych, tj.: architektura i urbanistyka, ogrodnictwo, sztuka ogrodowa, rolnictwo, gospodarka przestrzenna, agroleśnictwo.</w:t>
            </w:r>
          </w:p>
        </w:tc>
      </w:tr>
      <w:tr w:rsidR="00EB1906" w:rsidRPr="004431D3" w14:paraId="63FCF705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AD563F5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76877A9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DC35713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09F05517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EB1906" w:rsidRPr="004431D3" w14:paraId="29A962B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7A9D665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36BE430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D1DAB20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563AD279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lastRenderedPageBreak/>
              <w:t>Średnia arytmetyczna ocen z toku studiów.</w:t>
            </w:r>
          </w:p>
        </w:tc>
      </w:tr>
    </w:tbl>
    <w:p w14:paraId="623D02DC" w14:textId="77777777" w:rsidR="00EB1906" w:rsidRPr="004431D3" w:rsidRDefault="00EB1906" w:rsidP="00EB1906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>* w przypadku studiów I stopnia (sześciosemestralnych), komisja programowa ustala przedmioty (suma punktów ECTS =30) do uzupełnienia w toku studiów II stopnia</w:t>
      </w:r>
    </w:p>
    <w:p w14:paraId="6A3AED06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3BD3E0E9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196BEDCA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  <w:b/>
        </w:rPr>
      </w:pPr>
    </w:p>
    <w:p w14:paraId="39AEE288" w14:textId="4A682BFA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 xml:space="preserve">– </w:t>
      </w:r>
      <w:r w:rsidRPr="004431D3">
        <w:rPr>
          <w:rFonts w:ascii="Corbel" w:hAnsi="Corbel"/>
          <w:shd w:val="clear" w:color="auto" w:fill="FFFFFF"/>
        </w:rPr>
        <w:t>Bezpieczeństwo i certyfikacja żywności</w:t>
      </w:r>
    </w:p>
    <w:p w14:paraId="05355BC5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6B0E384E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1B92FAD4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70AD5F78" w14:textId="77777777" w:rsidR="00EB1906" w:rsidRPr="004431D3" w:rsidRDefault="00EB1906" w:rsidP="00EB190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EB1906" w:rsidRPr="004431D3" w14:paraId="2A109B59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634713C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4E8E15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5199893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1FF34AA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 xml:space="preserve">chemia </w:t>
            </w:r>
            <w:r w:rsidRPr="004431D3">
              <w:rPr>
                <w:rFonts w:ascii="Corbel" w:hAnsi="Corbel"/>
                <w:shd w:val="clear" w:color="auto" w:fill="FFFFFF"/>
              </w:rPr>
              <w:t>lub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 xml:space="preserve"> fizyka z astronomią </w:t>
            </w:r>
            <w:r w:rsidRPr="004431D3">
              <w:rPr>
                <w:rFonts w:ascii="Corbel" w:hAnsi="Corbel"/>
                <w:shd w:val="clear" w:color="auto" w:fill="FFFFFF"/>
              </w:rPr>
              <w:t>lub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 xml:space="preserve"> fizyka </w:t>
            </w:r>
            <w:r w:rsidRPr="004431D3">
              <w:rPr>
                <w:rFonts w:ascii="Corbel" w:hAnsi="Corbel"/>
                <w:shd w:val="clear" w:color="auto" w:fill="FFFFFF"/>
              </w:rPr>
              <w:t>lub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 xml:space="preserve"> matematyka </w:t>
            </w:r>
            <w:r w:rsidRPr="004431D3">
              <w:rPr>
                <w:rFonts w:ascii="Corbel" w:hAnsi="Corbel"/>
                <w:shd w:val="clear" w:color="auto" w:fill="FFFFFF"/>
              </w:rPr>
              <w:t>lub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 xml:space="preserve"> biologia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hAnsi="Corbel"/>
                <w:shd w:val="clear" w:color="auto" w:fill="FFFFFF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469441DD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0AF8889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915D40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573C55E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567832A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F1F97D4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EB1906" w:rsidRPr="004431D3" w14:paraId="773FE97C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A247E92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5188DB1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A00934B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31F95D6" w14:textId="439C47FD" w:rsidR="0028025F" w:rsidRPr="004431D3" w:rsidRDefault="0028025F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shd w:val="clear" w:color="auto" w:fill="FFFFFF"/>
              </w:rPr>
              <w:t>Język obcy nowożytny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hAnsi="Corbel"/>
                <w:shd w:val="clear" w:color="auto" w:fill="FFFFFF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DC41AAB" w14:textId="77777777" w:rsidR="00EB1906" w:rsidRPr="004431D3" w:rsidRDefault="00EB1906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EB1906" w:rsidRPr="004431D3" w14:paraId="088B058B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9ED324E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BAFC8B4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1B39096" w14:textId="77777777" w:rsidR="00EB1906" w:rsidRPr="004431D3" w:rsidRDefault="00EB190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50BE933F" w14:textId="77777777" w:rsidR="00EB1906" w:rsidRPr="004431D3" w:rsidRDefault="00EB1906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shd w:val="clear" w:color="auto" w:fill="FFFFFF"/>
              </w:rPr>
              <w:t>Język polski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hAnsi="Corbel"/>
                <w:shd w:val="clear" w:color="auto" w:fill="FFFFFF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3A23C00A" w14:textId="77777777" w:rsidR="00EB1906" w:rsidRPr="004431D3" w:rsidRDefault="00EB1906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58606B07" w14:textId="77777777" w:rsidR="00EB1906" w:rsidRPr="004431D3" w:rsidRDefault="00EB1906" w:rsidP="00EB1906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94D1269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147FD839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3BC6BB86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5CAC5343" w14:textId="0796B5BD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Bezpieczeństwo wewnętrzne</w:t>
      </w:r>
    </w:p>
    <w:p w14:paraId="5A031D76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448E15D4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19E83751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praktyczny</w:t>
      </w:r>
    </w:p>
    <w:p w14:paraId="7C9ED4F8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DE3191" w:rsidRPr="004431D3" w14:paraId="773AB6E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45D374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71EDBD7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5E4855F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ADD652E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>Język polski</w:t>
            </w:r>
            <w:r w:rsidRPr="004431D3">
              <w:rPr>
                <w:rFonts w:ascii="Corbel" w:hAnsi="Corbel" w:cs="Arial"/>
                <w:shd w:val="clear" w:color="auto" w:fill="FEFEFE"/>
              </w:rPr>
              <w:t xml:space="preserve"> – </w:t>
            </w:r>
            <w:r w:rsidRPr="004431D3">
              <w:rPr>
                <w:rFonts w:ascii="Corbel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A7F5D1E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32425B5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CC77A7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BB27F7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1 pkt</w:t>
            </w:r>
          </w:p>
          <w:p w14:paraId="39D1270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7D37BA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DE3191" w:rsidRPr="004431D3" w14:paraId="6F1284C6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228715C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35B621D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3CFBED0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3D807F4" w14:textId="043AE07A" w:rsidR="00BD54EC" w:rsidRPr="004431D3" w:rsidRDefault="00BD54EC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  <w:b/>
              </w:rPr>
              <w:t xml:space="preserve"> geografia</w:t>
            </w:r>
            <w:r w:rsidRPr="004431D3">
              <w:rPr>
                <w:rFonts w:ascii="Corbel" w:hAnsi="Corbel"/>
              </w:rPr>
              <w:t xml:space="preserve"> lub </w:t>
            </w:r>
            <w:r w:rsidRPr="004431D3">
              <w:rPr>
                <w:rFonts w:ascii="Corbel" w:hAnsi="Corbel"/>
                <w:b/>
              </w:rPr>
              <w:t>historia</w:t>
            </w:r>
            <w:r w:rsidRPr="004431D3">
              <w:rPr>
                <w:rFonts w:ascii="Corbel" w:hAnsi="Corbel"/>
              </w:rPr>
              <w:t xml:space="preserve"> lub </w:t>
            </w:r>
            <w:r w:rsidRPr="004431D3">
              <w:rPr>
                <w:rFonts w:ascii="Corbel" w:hAnsi="Corbel"/>
                <w:b/>
              </w:rPr>
              <w:t>wiedza o społeczeństwie</w:t>
            </w:r>
            <w:r w:rsidRPr="004431D3">
              <w:rPr>
                <w:rFonts w:ascii="Corbel" w:hAnsi="Corbel"/>
              </w:rPr>
              <w:t xml:space="preserve"> lub </w:t>
            </w: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> 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1B60609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DE3191" w:rsidRPr="004431D3" w14:paraId="60ADA7C6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347C835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7C83BC3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7A96B6D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98B084B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>Język obcy nowożytny</w:t>
            </w:r>
            <w:r w:rsidRPr="004431D3">
              <w:rPr>
                <w:rFonts w:ascii="Corbel" w:hAnsi="Corbel" w:cs="Arial"/>
                <w:shd w:val="clear" w:color="auto" w:fill="FEFEFE"/>
              </w:rPr>
              <w:t xml:space="preserve"> – </w:t>
            </w:r>
            <w:r w:rsidRPr="004431D3">
              <w:rPr>
                <w:rFonts w:ascii="Corbel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5C9FAF6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010A533D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4280BC1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0F578E42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Bezpieczeństwo wewnętrzne</w:t>
      </w:r>
    </w:p>
    <w:p w14:paraId="2CF94038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71216E6D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6206934E" w14:textId="49ECD5C7" w:rsidR="00DE3191" w:rsidRDefault="00DE3191" w:rsidP="000A533D">
      <w:pPr>
        <w:spacing w:after="0" w:line="240" w:lineRule="auto"/>
        <w:rPr>
          <w:rFonts w:ascii="Corbel" w:eastAsia="Calibri" w:hAnsi="Corbel"/>
        </w:rPr>
      </w:pPr>
      <w:r w:rsidRPr="00A45CA1">
        <w:rPr>
          <w:rFonts w:ascii="Corbel" w:eastAsia="Calibri" w:hAnsi="Corbel"/>
          <w:b/>
        </w:rPr>
        <w:t xml:space="preserve">Profil kształcenia </w:t>
      </w:r>
      <w:r w:rsidRPr="00A45CA1">
        <w:rPr>
          <w:rFonts w:ascii="Corbel" w:eastAsia="Calibri" w:hAnsi="Corbel"/>
        </w:rPr>
        <w:t xml:space="preserve">– </w:t>
      </w:r>
      <w:r w:rsidR="00824157" w:rsidRPr="00A45CA1">
        <w:rPr>
          <w:rFonts w:ascii="Corbel" w:eastAsia="Calibri" w:hAnsi="Corbel"/>
        </w:rPr>
        <w:t>ogólnoakademicki</w:t>
      </w:r>
    </w:p>
    <w:p w14:paraId="1DD1FFF2" w14:textId="77777777" w:rsidR="00824157" w:rsidRPr="004431D3" w:rsidRDefault="00824157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DE3191" w:rsidRPr="004431D3" w14:paraId="77ABB632" w14:textId="77777777" w:rsidTr="00BD54EC">
        <w:tc>
          <w:tcPr>
            <w:tcW w:w="203" w:type="pct"/>
            <w:shd w:val="clear" w:color="auto" w:fill="E5DFEC" w:themeFill="accent4" w:themeFillTint="33"/>
            <w:vAlign w:val="center"/>
          </w:tcPr>
          <w:p w14:paraId="314E063B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951D8AE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3F25D7B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33F92275" w14:textId="29CCCB21" w:rsidR="00DE3191" w:rsidRPr="004431D3" w:rsidRDefault="00DE3191" w:rsidP="00C374D5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shd w:val="clear" w:color="auto" w:fill="FEFEFE"/>
              </w:rPr>
              <w:t>Dyplom ukończenia studiów I, II stopnia lub jednolitych studiów magisterskich z dziedziny nauk społecznych oraz z dyscyplin naukowych: historia, językoznawstwo, ekonomia i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finanse, geografia społeczno-ekonomiczna i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> </w:t>
            </w:r>
            <w:r w:rsidRPr="004431D3">
              <w:rPr>
                <w:rFonts w:ascii="Corbel" w:hAnsi="Corbel" w:cs="Arial"/>
                <w:shd w:val="clear" w:color="auto" w:fill="FEFEFE"/>
              </w:rPr>
              <w:t>gospodarka przestrzenna, nauki o bezpieczeństwie, nauki o komunikacji społecznej i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mediach, nauki o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polityce i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> </w:t>
            </w:r>
            <w:r w:rsidRPr="004431D3">
              <w:rPr>
                <w:rFonts w:ascii="Corbel" w:hAnsi="Corbel" w:cs="Arial"/>
                <w:shd w:val="clear" w:color="auto" w:fill="FEFEFE"/>
              </w:rPr>
              <w:t>administracji, nauki o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zarządzaniu i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jakości, nauki prawne, nauki socjologiczne, psychologia, nauki o</w:t>
            </w:r>
            <w:r w:rsidR="00C374D5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hAnsi="Corbel" w:cs="Arial"/>
                <w:shd w:val="clear" w:color="auto" w:fill="FEFEFE"/>
              </w:rPr>
              <w:t>kulturze fizycznej, informatyka, inżynieria biomedyczna, inżynieria chemiczna, nauki chemiczne.</w:t>
            </w:r>
          </w:p>
        </w:tc>
      </w:tr>
      <w:tr w:rsidR="00DE3191" w:rsidRPr="004431D3" w14:paraId="70B88FA5" w14:textId="77777777" w:rsidTr="00BD54EC">
        <w:tc>
          <w:tcPr>
            <w:tcW w:w="203" w:type="pct"/>
            <w:shd w:val="clear" w:color="auto" w:fill="E5DFEC" w:themeFill="accent4" w:themeFillTint="33"/>
            <w:vAlign w:val="center"/>
          </w:tcPr>
          <w:p w14:paraId="11799840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0D27AF0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5C2F8B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3CB7E49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DE3191" w:rsidRPr="004431D3" w14:paraId="7E886440" w14:textId="77777777" w:rsidTr="00BD54EC">
        <w:tc>
          <w:tcPr>
            <w:tcW w:w="203" w:type="pct"/>
            <w:shd w:val="clear" w:color="auto" w:fill="E5DFEC" w:themeFill="accent4" w:themeFillTint="33"/>
            <w:vAlign w:val="center"/>
          </w:tcPr>
          <w:p w14:paraId="736B9C4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257735E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FF17E57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1E88BB5B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/>
              </w:rPr>
              <w:t>.</w:t>
            </w:r>
          </w:p>
        </w:tc>
      </w:tr>
    </w:tbl>
    <w:p w14:paraId="0F6C1661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50C87362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459D841B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5B52E9DC" w14:textId="34FF6A4B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Biologia</w:t>
      </w:r>
    </w:p>
    <w:p w14:paraId="16E28C6B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0C31A324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674C4D61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75417001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8C6569" w:rsidRPr="004431D3" w14:paraId="759D76B1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A72DA89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336A37E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22AFDED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65C4F2D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 w:cs="Arial"/>
                <w:b/>
                <w:bCs/>
                <w:shd w:val="clear" w:color="auto" w:fill="FEFEFE"/>
              </w:rPr>
              <w:t xml:space="preserve">biologia </w:t>
            </w:r>
            <w:r w:rsidRPr="004431D3">
              <w:rPr>
                <w:rFonts w:ascii="Corbel" w:eastAsia="Calibri" w:hAnsi="Corbel" w:cs="Arial"/>
                <w:bCs/>
                <w:shd w:val="clear" w:color="auto" w:fill="FEFEFE"/>
              </w:rPr>
              <w:t>lub</w:t>
            </w:r>
            <w:r w:rsidRPr="004431D3">
              <w:rPr>
                <w:rFonts w:ascii="Corbel" w:eastAsia="Calibri" w:hAnsi="Corbel" w:cs="Arial"/>
                <w:b/>
                <w:bCs/>
                <w:shd w:val="clear" w:color="auto" w:fill="FEFEFE"/>
              </w:rPr>
              <w:t xml:space="preserve"> chemia </w:t>
            </w:r>
            <w:r w:rsidRPr="004431D3">
              <w:rPr>
                <w:rFonts w:ascii="Corbel" w:eastAsia="Calibri" w:hAnsi="Corbel" w:cs="Arial"/>
                <w:bCs/>
                <w:shd w:val="clear" w:color="auto" w:fill="FEFEFE"/>
              </w:rPr>
              <w:t>lub</w:t>
            </w:r>
            <w:r w:rsidRPr="004431D3">
              <w:rPr>
                <w:rFonts w:ascii="Corbel" w:eastAsia="Calibri" w:hAnsi="Corbel" w:cs="Arial"/>
                <w:b/>
                <w:bCs/>
                <w:shd w:val="clear" w:color="auto" w:fill="FEFEFE"/>
              </w:rPr>
              <w:t xml:space="preserve"> fizyka 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eastAsia="Calibri" w:hAnsi="Corbel" w:cs="Arial"/>
                <w:shd w:val="clear" w:color="auto" w:fill="FEFEFE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4E5668B5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3FBCF3A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E49DE5A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2E40D53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1DFC87A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11AA0F5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8C6569" w:rsidRPr="004431D3" w14:paraId="1691E53A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4DF5682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7068846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0A6D778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BA5021E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 w:cs="Times New Roman"/>
                <w:b/>
              </w:rPr>
              <w:t>matematyka</w:t>
            </w:r>
            <w:r w:rsidRPr="004431D3">
              <w:rPr>
                <w:rFonts w:ascii="Corbel" w:eastAsia="Calibri" w:hAnsi="Corbel" w:cs="Arial"/>
                <w:b/>
                <w:bCs/>
                <w:shd w:val="clear" w:color="auto" w:fill="FEFEFE"/>
              </w:rPr>
              <w:t xml:space="preserve"> </w:t>
            </w:r>
            <w:r w:rsidRPr="004431D3">
              <w:rPr>
                <w:rFonts w:ascii="Corbel" w:eastAsia="Calibri" w:hAnsi="Corbel" w:cs="Arial"/>
                <w:bCs/>
                <w:shd w:val="clear" w:color="auto" w:fill="FEFEFE"/>
              </w:rPr>
              <w:t>lub</w:t>
            </w:r>
            <w:r w:rsidRPr="004431D3">
              <w:rPr>
                <w:rFonts w:ascii="Corbel" w:eastAsia="Calibri" w:hAnsi="Corbel" w:cs="Times New Roman"/>
                <w:b/>
              </w:rPr>
              <w:t xml:space="preserve"> geografia</w:t>
            </w:r>
            <w:r w:rsidRPr="004431D3">
              <w:rPr>
                <w:rFonts w:ascii="Corbel" w:eastAsia="Calibri" w:hAnsi="Corbel" w:cs="Times New Roman"/>
              </w:rPr>
              <w:t xml:space="preserve"> lub </w:t>
            </w:r>
            <w:r w:rsidRPr="004431D3">
              <w:rPr>
                <w:rFonts w:ascii="Corbel" w:eastAsia="Calibri" w:hAnsi="Corbel" w:cs="Times New Roman"/>
                <w:b/>
              </w:rPr>
              <w:t>język obcy nowożytny</w:t>
            </w:r>
            <w:r w:rsidRPr="004431D3">
              <w:rPr>
                <w:rFonts w:ascii="Corbel" w:eastAsia="Calibri" w:hAnsi="Corbel" w:cs="Times New Roman"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eastAsia="Calibri" w:hAnsi="Corbel" w:cs="Times New Roman"/>
              </w:rPr>
              <w:t xml:space="preserve">na poziomie podstawowym lub rozszerzonym z części pisemnej </w:t>
            </w:r>
            <w:r w:rsidRPr="004431D3">
              <w:rPr>
                <w:rFonts w:ascii="Corbel" w:eastAsia="Calibri" w:hAnsi="Corbel" w:cs="Arial"/>
                <w:shd w:val="clear" w:color="auto" w:fill="FEFEFE"/>
              </w:rPr>
              <w:t>egzaminu maturalnego</w:t>
            </w:r>
          </w:p>
        </w:tc>
        <w:tc>
          <w:tcPr>
            <w:tcW w:w="2306" w:type="dxa"/>
            <w:vMerge/>
          </w:tcPr>
          <w:p w14:paraId="744F0579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8C6569" w:rsidRPr="004431D3" w14:paraId="5144BD6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61395B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862AD45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C9E2794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A6127BD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 w:cs="Times New Roman"/>
                <w:b/>
              </w:rPr>
              <w:t xml:space="preserve">Język polski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eastAsia="Calibri" w:hAnsi="Corbel" w:cs="Times New Roman"/>
                <w:bCs/>
              </w:rPr>
              <w:t xml:space="preserve">na poziomie podstawowym lub rozszerzonym z części pisemnej </w:t>
            </w:r>
            <w:r w:rsidRPr="004431D3">
              <w:rPr>
                <w:rFonts w:ascii="Corbel" w:eastAsia="Calibri" w:hAnsi="Corbel" w:cs="Arial"/>
                <w:shd w:val="clear" w:color="auto" w:fill="FEFEFE"/>
              </w:rPr>
              <w:t>egzaminu maturalnego</w:t>
            </w:r>
          </w:p>
        </w:tc>
        <w:tc>
          <w:tcPr>
            <w:tcW w:w="2306" w:type="dxa"/>
            <w:vMerge/>
          </w:tcPr>
          <w:p w14:paraId="0C3E68BC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5523E33A" w14:textId="77777777" w:rsidR="008C6569" w:rsidRPr="004431D3" w:rsidRDefault="008C6569" w:rsidP="008C6569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F263746" w14:textId="60FD2BC3" w:rsidR="008C6569" w:rsidRPr="004431D3" w:rsidRDefault="008C6569" w:rsidP="008C6569">
      <w:pPr>
        <w:spacing w:after="0" w:line="240" w:lineRule="auto"/>
        <w:rPr>
          <w:rFonts w:ascii="Corbel" w:eastAsia="Calibri" w:hAnsi="Corbel"/>
          <w:b/>
        </w:rPr>
      </w:pPr>
    </w:p>
    <w:p w14:paraId="48233739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Biologia</w:t>
      </w:r>
    </w:p>
    <w:p w14:paraId="0A0A4FCC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48A3F2BE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54A42E40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398F352D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8C6569" w:rsidRPr="004431D3" w14:paraId="5B532BB5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5F7D6B7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FF4FC60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0482DD2C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</w:tcPr>
          <w:p w14:paraId="2B6BA2D9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shd w:val="clear" w:color="auto" w:fill="FEFEFE"/>
              </w:rPr>
              <w:t>Dyplom ukończenia studiów I stopnia, jednolitych studiów magisterskich lub równorzędnych z kierunków: biologia, biotechnologia, ochrona środowiska, ochrona zasobów przyrodniczych, zarządzanie środowiskiem przyrodniczym, leśnictwo, agroleśnictwo, biomonitoring i biotechnologie ekologiczne, biomonitoring i zarządzanie środowiskiem, etologia i psychologia zwierząt, neurobiologia.</w:t>
            </w:r>
          </w:p>
        </w:tc>
      </w:tr>
      <w:tr w:rsidR="008C6569" w:rsidRPr="004431D3" w14:paraId="09557653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0C0A688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9C178D7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E4583E2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</w:tcPr>
          <w:p w14:paraId="3BE13C49" w14:textId="54C76D87" w:rsidR="008C6569" w:rsidRPr="004431D3" w:rsidRDefault="008C6569" w:rsidP="00650BCA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 xml:space="preserve">Ocena </w:t>
            </w:r>
            <w:r w:rsidR="00F23099" w:rsidRPr="004431D3">
              <w:rPr>
                <w:rFonts w:ascii="Corbel" w:hAnsi="Corbel"/>
              </w:rPr>
              <w:t>na</w:t>
            </w:r>
            <w:r w:rsidRPr="004431D3">
              <w:rPr>
                <w:rFonts w:ascii="Corbel" w:hAnsi="Corbel"/>
              </w:rPr>
              <w:t xml:space="preserve"> dyplom</w:t>
            </w:r>
            <w:r w:rsidR="00F23099" w:rsidRPr="004431D3">
              <w:rPr>
                <w:rFonts w:ascii="Corbel" w:hAnsi="Corbel"/>
              </w:rPr>
              <w:t>ie</w:t>
            </w:r>
            <w:r w:rsidRPr="004431D3">
              <w:rPr>
                <w:rFonts w:ascii="Corbel" w:hAnsi="Corbel"/>
              </w:rPr>
              <w:t xml:space="preserve"> ukończenia studiów z kierunków wymienionych powyżej.</w:t>
            </w:r>
          </w:p>
          <w:p w14:paraId="4AD2856D" w14:textId="77777777" w:rsidR="008C6569" w:rsidRPr="004431D3" w:rsidRDefault="008C6569" w:rsidP="00650BCA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kierunków studiów, innych niż w dyscyplinie nauk biologicznych. </w:t>
            </w:r>
            <w:r w:rsidRPr="004431D3">
              <w:rPr>
                <w:rFonts w:ascii="Corbel" w:hAnsi="Corbel" w:cs="Calibri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8C6569" w:rsidRPr="004431D3" w14:paraId="5A08D452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EA90BD2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6373D93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041F26A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</w:tcPr>
          <w:p w14:paraId="6CFDA752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z toku studiów.</w:t>
            </w:r>
          </w:p>
        </w:tc>
      </w:tr>
    </w:tbl>
    <w:p w14:paraId="1BD0C0CC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1D440033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2477B4F4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479E9474" w14:textId="54C85528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Biotechnologia</w:t>
      </w:r>
    </w:p>
    <w:p w14:paraId="29B20022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2CBBD199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3C64ABBB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7D1CF3E8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8C6569" w:rsidRPr="004431D3" w14:paraId="0AC2BEC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AC5F65A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788CA43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5C457F0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86E65BB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hAnsi="Corbel"/>
                <w:b/>
                <w:shd w:val="clear" w:color="auto" w:fill="FFFFFF"/>
              </w:rPr>
              <w:t>b</w:t>
            </w:r>
            <w:r w:rsidRPr="004431D3">
              <w:rPr>
                <w:rFonts w:ascii="Corbel" w:eastAsia="Calibri" w:hAnsi="Corbel"/>
                <w:b/>
                <w:bCs/>
              </w:rPr>
              <w:t>iologia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chemia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 </w:t>
            </w:r>
          </w:p>
          <w:p w14:paraId="6E41A513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4431D3">
              <w:rPr>
                <w:rFonts w:ascii="Corbel" w:eastAsia="Calibri" w:hAnsi="Corbel" w:cs="Times New Roman"/>
                <w:b/>
              </w:rPr>
              <w:t xml:space="preserve">lub </w:t>
            </w:r>
          </w:p>
          <w:p w14:paraId="6766CA8D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shd w:val="clear" w:color="auto" w:fill="FFFFFF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b</w:t>
            </w:r>
            <w:r w:rsidRPr="004431D3">
              <w:rPr>
                <w:rFonts w:ascii="Corbel" w:eastAsia="Calibri" w:hAnsi="Corbel"/>
                <w:b/>
                <w:bCs/>
              </w:rPr>
              <w:t>iologia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  <w:bCs/>
              </w:rPr>
              <w:t>chemia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  <w:r w:rsidRPr="004431D3">
              <w:rPr>
                <w:rFonts w:ascii="Corbel" w:eastAsia="Calibri" w:hAnsi="Corbel"/>
                <w:b/>
              </w:rPr>
              <w:t xml:space="preserve"> oraz wyniki egzaminu lub egzaminów potwierdzających kwalifikacje w zawodzie lub egzaminów zawodowych technik analityk</w:t>
            </w:r>
          </w:p>
        </w:tc>
        <w:tc>
          <w:tcPr>
            <w:tcW w:w="2306" w:type="dxa"/>
            <w:vMerge w:val="restart"/>
            <w:vAlign w:val="center"/>
          </w:tcPr>
          <w:p w14:paraId="6D757EC7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4F8D8649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0365913D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6A818828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06514CD0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7FC78B6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BAFE45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5D6B73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693E9C6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22021D5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462B6B5E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8C6569" w:rsidRPr="004431D3" w14:paraId="3E8B478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C1EAD84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FF38222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BD442D1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9143E7E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 w:cs="Times New Roman"/>
                <w:b/>
                <w:bCs/>
              </w:rPr>
              <w:t>Matematyka</w:t>
            </w:r>
            <w:r w:rsidRPr="004431D3">
              <w:rPr>
                <w:rFonts w:ascii="Corbel" w:eastAsia="Calibri" w:hAnsi="Corbel" w:cs="Times New Roman"/>
              </w:rPr>
              <w:t xml:space="preserve"> </w:t>
            </w:r>
            <w:r w:rsidRPr="004431D3">
              <w:rPr>
                <w:rFonts w:ascii="Corbel" w:eastAsia="Calibri" w:hAnsi="Corbel"/>
              </w:rPr>
              <w:t xml:space="preserve">– </w:t>
            </w:r>
            <w:r w:rsidRPr="004431D3">
              <w:rPr>
                <w:rFonts w:ascii="Corbel" w:eastAsia="Calibri" w:hAnsi="Corbel" w:cs="Times New Roman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8AE3746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8C6569" w:rsidRPr="004431D3" w14:paraId="169D9FCC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0044E53C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E1AEFAF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A69F1F5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D73FCB9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15B3324E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8081732" w14:textId="77777777" w:rsidR="008C6569" w:rsidRPr="004431D3" w:rsidRDefault="008C6569" w:rsidP="008C6569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912604B" w14:textId="7999490A" w:rsidR="008C6569" w:rsidRPr="004431D3" w:rsidRDefault="008C6569" w:rsidP="00F37679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3250AE7E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  <w:b/>
        </w:rPr>
      </w:pPr>
    </w:p>
    <w:p w14:paraId="4104DE6F" w14:textId="27CC38A8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Biotechnologia</w:t>
      </w:r>
    </w:p>
    <w:p w14:paraId="72D62336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1C11B51F" w14:textId="77777777" w:rsidR="008C6569" w:rsidRPr="004431D3" w:rsidRDefault="008C6569" w:rsidP="008C6569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6E5E2C51" w14:textId="3BC2D045" w:rsidR="008C6569" w:rsidRPr="004431D3" w:rsidRDefault="008C6569" w:rsidP="008C656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3BBCAB1A" w14:textId="77777777" w:rsidR="00F37679" w:rsidRPr="004431D3" w:rsidRDefault="00F37679" w:rsidP="008C656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8C6569" w:rsidRPr="004431D3" w14:paraId="4A80062E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DD71943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FF0E04E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46D9D652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2DFFD44B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 w:cs="Times New Roman"/>
              </w:rPr>
              <w:t xml:space="preserve">Dyplom ukończenia studiów I stopnia, jednolitych studiów magisterskich lub równorzędnych </w:t>
            </w:r>
            <w:r w:rsidRPr="004431D3">
              <w:rPr>
                <w:rFonts w:ascii="Corbel" w:eastAsia="Calibri" w:hAnsi="Corbel" w:cs="Times New Roman"/>
                <w:shd w:val="clear" w:color="auto" w:fill="FFFFFF"/>
              </w:rPr>
              <w:t xml:space="preserve">z kierunków: </w:t>
            </w:r>
            <w:r w:rsidRPr="004431D3">
              <w:rPr>
                <w:rFonts w:ascii="Corbel" w:eastAsia="Times New Roman" w:hAnsi="Corbel" w:cs="Segoe UI"/>
                <w:shd w:val="clear" w:color="auto" w:fill="FFFFFF"/>
                <w:lang w:eastAsia="pl-PL"/>
              </w:rPr>
              <w:t>biotechnologia, biologia lub pokrewnych.</w:t>
            </w:r>
          </w:p>
        </w:tc>
      </w:tr>
      <w:tr w:rsidR="008C6569" w:rsidRPr="004431D3" w14:paraId="7F28224C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C79F0BF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D15A7A7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2CD8A76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2458DB6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4431D3">
              <w:rPr>
                <w:rFonts w:ascii="Corbel" w:eastAsia="Calibri" w:hAnsi="Corbel" w:cs="Times New Roman"/>
              </w:rPr>
              <w:t xml:space="preserve">Ocena z dyplomu </w:t>
            </w:r>
            <w:r w:rsidRPr="004431D3">
              <w:rPr>
                <w:rFonts w:ascii="Corbel" w:hAnsi="Corbel"/>
              </w:rPr>
              <w:t>ukończenia studiów</w:t>
            </w:r>
            <w:r w:rsidRPr="004431D3">
              <w:rPr>
                <w:rFonts w:ascii="Corbel" w:eastAsia="Calibri" w:hAnsi="Corbel" w:cs="Times New Roman"/>
              </w:rPr>
              <w:t xml:space="preserve"> z kierunków przyporządkowanych dyscyplinie wiodącej biologia.</w:t>
            </w:r>
          </w:p>
          <w:p w14:paraId="015A457B" w14:textId="77777777" w:rsidR="008C6569" w:rsidRPr="004431D3" w:rsidRDefault="008C6569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</w:t>
            </w:r>
            <w:r w:rsidRPr="004431D3">
              <w:rPr>
                <w:rFonts w:ascii="Corbel" w:eastAsia="Calibri" w:hAnsi="Corbel" w:cs="Times New Roman"/>
              </w:rPr>
              <w:t>inżynierskich kierunków studiów, innych niż w dyscyplinie nauk biologicznych</w:t>
            </w:r>
            <w:r w:rsidRPr="004431D3">
              <w:rPr>
                <w:rFonts w:ascii="Corbel" w:hAnsi="Corbel"/>
              </w:rPr>
              <w:t xml:space="preserve">. </w:t>
            </w:r>
            <w:r w:rsidRPr="004431D3">
              <w:rPr>
                <w:rFonts w:ascii="Corbel" w:hAnsi="Corbel" w:cs="Calibri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8C6569" w:rsidRPr="004431D3" w14:paraId="27572F85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1B8BAAB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6DDF747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C6451BB" w14:textId="77777777" w:rsidR="008C6569" w:rsidRPr="004431D3" w:rsidRDefault="008C656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5FA06533" w14:textId="77777777" w:rsidR="008C6569" w:rsidRPr="004431D3" w:rsidRDefault="008C6569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 w:cs="Times New Roman"/>
                <w:bCs/>
              </w:rPr>
              <w:lastRenderedPageBreak/>
              <w:t>Średnia arytmetyczna ocen z toku studiów.</w:t>
            </w:r>
          </w:p>
        </w:tc>
      </w:tr>
    </w:tbl>
    <w:p w14:paraId="56C6BA90" w14:textId="77777777" w:rsidR="008C6569" w:rsidRPr="004431D3" w:rsidRDefault="008C6569" w:rsidP="008C6569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5246B775" w14:textId="3A1DCFED" w:rsidR="00BD54EC" w:rsidRPr="004431D3" w:rsidRDefault="00BD54EC" w:rsidP="00BD54EC">
      <w:pPr>
        <w:spacing w:after="0" w:line="240" w:lineRule="auto"/>
        <w:rPr>
          <w:rFonts w:ascii="Corbel" w:eastAsia="Calibri" w:hAnsi="Corbel"/>
          <w:b/>
        </w:rPr>
      </w:pPr>
    </w:p>
    <w:p w14:paraId="24BE8360" w14:textId="77777777" w:rsidR="00F37679" w:rsidRPr="004431D3" w:rsidRDefault="00F37679" w:rsidP="00BD54EC">
      <w:pPr>
        <w:spacing w:after="0" w:line="240" w:lineRule="auto"/>
        <w:rPr>
          <w:rFonts w:ascii="Corbel" w:eastAsia="Calibri" w:hAnsi="Corbel"/>
          <w:b/>
        </w:rPr>
      </w:pPr>
    </w:p>
    <w:p w14:paraId="1F6102A4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 xml:space="preserve">Kierunek </w:t>
      </w:r>
      <w:r w:rsidRPr="00EC13F4">
        <w:rPr>
          <w:rFonts w:ascii="Corbel" w:hAnsi="Corbel"/>
        </w:rPr>
        <w:t xml:space="preserve">– Dietetyka </w:t>
      </w:r>
    </w:p>
    <w:p w14:paraId="67AF12F6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 xml:space="preserve">Poziom </w:t>
      </w:r>
      <w:r w:rsidRPr="00EC13F4">
        <w:rPr>
          <w:rFonts w:ascii="Corbel" w:hAnsi="Corbel"/>
        </w:rPr>
        <w:t>– I stopnia</w:t>
      </w:r>
    </w:p>
    <w:p w14:paraId="427748D9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 xml:space="preserve">Forma </w:t>
      </w:r>
      <w:r w:rsidRPr="00EC13F4">
        <w:rPr>
          <w:rFonts w:ascii="Corbel" w:hAnsi="Corbel"/>
        </w:rPr>
        <w:t>– stacjonarne/niestacjonarne</w:t>
      </w:r>
    </w:p>
    <w:p w14:paraId="753292BB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 xml:space="preserve">Profil kształcenia </w:t>
      </w:r>
      <w:r w:rsidRPr="00EC13F4">
        <w:rPr>
          <w:rFonts w:ascii="Corbel" w:hAnsi="Corbel"/>
        </w:rPr>
        <w:t>–</w:t>
      </w:r>
      <w:r w:rsidRPr="00EC13F4">
        <w:rPr>
          <w:rFonts w:ascii="Corbel" w:hAnsi="Corbel"/>
          <w:b/>
        </w:rPr>
        <w:t xml:space="preserve"> </w:t>
      </w:r>
      <w:r w:rsidRPr="00EC13F4">
        <w:rPr>
          <w:rFonts w:ascii="Corbel" w:hAnsi="Corbel"/>
        </w:rPr>
        <w:t>ogólnoakademicki</w:t>
      </w:r>
    </w:p>
    <w:p w14:paraId="30341156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</w:p>
    <w:tbl>
      <w:tblPr>
        <w:tblStyle w:val="Tabela-Siatka"/>
        <w:tblW w:w="1402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358"/>
        <w:gridCol w:w="2268"/>
      </w:tblGrid>
      <w:tr w:rsidR="00404676" w:rsidRPr="00EC13F4" w14:paraId="35E04FB2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5889DE64" w14:textId="77777777" w:rsidR="00404676" w:rsidRPr="00EC13F4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EC13F4">
              <w:rPr>
                <w:rFonts w:ascii="Corbel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C258D7A" w14:textId="77777777" w:rsidR="00404676" w:rsidRPr="00EC13F4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EC13F4">
              <w:rPr>
                <w:rFonts w:ascii="Corbel" w:hAnsi="Corbel"/>
                <w:b/>
              </w:rPr>
              <w:t>Przedmiot obowiązkowy</w:t>
            </w:r>
          </w:p>
          <w:p w14:paraId="07B1516C" w14:textId="77777777" w:rsidR="00404676" w:rsidRPr="00EC13F4" w:rsidRDefault="00404676" w:rsidP="00FA0FF7">
            <w:pPr>
              <w:jc w:val="center"/>
              <w:rPr>
                <w:rFonts w:ascii="Corbel" w:hAnsi="Corbel"/>
              </w:rPr>
            </w:pPr>
            <w:r w:rsidRPr="00EC13F4">
              <w:rPr>
                <w:rFonts w:ascii="Corbel" w:hAnsi="Corbel"/>
                <w:sz w:val="18"/>
              </w:rPr>
              <w:t xml:space="preserve">brany pod uwagę </w:t>
            </w:r>
            <w:r w:rsidRPr="00EC13F4"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8358" w:type="dxa"/>
          </w:tcPr>
          <w:p w14:paraId="388D5661" w14:textId="77777777" w:rsidR="00404676" w:rsidRPr="00EC13F4" w:rsidRDefault="00404676" w:rsidP="00FA0FF7">
            <w:pPr>
              <w:jc w:val="both"/>
              <w:rPr>
                <w:rFonts w:ascii="Corbel" w:hAnsi="Corbel"/>
                <w:strike/>
              </w:rPr>
            </w:pPr>
            <w:r w:rsidRPr="00EC13F4">
              <w:rPr>
                <w:rFonts w:ascii="Corbel" w:hAnsi="Corbel"/>
                <w:b/>
              </w:rPr>
              <w:t>Jeden z przedmiotów do wyboru</w:t>
            </w:r>
            <w:r w:rsidRPr="00EC13F4">
              <w:rPr>
                <w:rFonts w:ascii="Corbel" w:hAnsi="Corbel"/>
                <w:b/>
                <w:iCs/>
              </w:rPr>
              <w:t>:</w:t>
            </w:r>
            <w:r w:rsidRPr="00EC13F4">
              <w:rPr>
                <w:rFonts w:ascii="Corbel" w:hAnsi="Corbel"/>
                <w:iCs/>
              </w:rPr>
              <w:t xml:space="preserve"> </w:t>
            </w:r>
            <w:r w:rsidRPr="00EC13F4">
              <w:rPr>
                <w:rFonts w:ascii="Corbel" w:hAnsi="Corbel"/>
                <w:b/>
                <w:bCs/>
              </w:rPr>
              <w:t xml:space="preserve">biologia </w:t>
            </w:r>
            <w:r w:rsidRPr="00EC13F4">
              <w:rPr>
                <w:rFonts w:ascii="Corbel" w:hAnsi="Corbel"/>
                <w:bCs/>
              </w:rPr>
              <w:t>lub</w:t>
            </w:r>
            <w:r w:rsidRPr="00EC13F4">
              <w:rPr>
                <w:rFonts w:ascii="Corbel" w:hAnsi="Corbel"/>
                <w:b/>
                <w:bCs/>
              </w:rPr>
              <w:t xml:space="preserve"> matematyka</w:t>
            </w:r>
            <w:r w:rsidRPr="00EC13F4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268" w:type="dxa"/>
            <w:vMerge w:val="restart"/>
            <w:vAlign w:val="center"/>
          </w:tcPr>
          <w:p w14:paraId="21379F48" w14:textId="77777777" w:rsidR="00404676" w:rsidRPr="00EC13F4" w:rsidRDefault="00404676" w:rsidP="00FA0FF7">
            <w:pPr>
              <w:jc w:val="center"/>
              <w:rPr>
                <w:rFonts w:ascii="Corbel" w:hAnsi="Corbel"/>
                <w:b/>
                <w:sz w:val="18"/>
              </w:rPr>
            </w:pPr>
            <w:r w:rsidRPr="00EC13F4">
              <w:rPr>
                <w:rFonts w:ascii="Corbel" w:hAnsi="Corbel"/>
                <w:b/>
                <w:sz w:val="18"/>
              </w:rPr>
              <w:t>Przelicznik*</w:t>
            </w:r>
          </w:p>
          <w:p w14:paraId="6DE6510A" w14:textId="77777777" w:rsidR="00404676" w:rsidRPr="00EC13F4" w:rsidRDefault="00404676" w:rsidP="00FA0FF7">
            <w:pPr>
              <w:jc w:val="center"/>
              <w:rPr>
                <w:rFonts w:ascii="Corbel" w:hAnsi="Corbel"/>
                <w:sz w:val="18"/>
              </w:rPr>
            </w:pPr>
          </w:p>
          <w:p w14:paraId="37BFDC34" w14:textId="77777777" w:rsidR="00404676" w:rsidRPr="00EC13F4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EC13F4">
              <w:rPr>
                <w:rFonts w:ascii="Corbel" w:hAnsi="Corbel"/>
                <w:sz w:val="18"/>
              </w:rPr>
              <w:t>Poziom podstawowy</w:t>
            </w:r>
          </w:p>
          <w:p w14:paraId="566F7C33" w14:textId="77777777" w:rsidR="00404676" w:rsidRPr="00EC13F4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EC13F4">
              <w:rPr>
                <w:rFonts w:ascii="Corbel" w:hAnsi="Corbel"/>
                <w:sz w:val="18"/>
              </w:rPr>
              <w:t>1% = 1 pkt</w:t>
            </w:r>
          </w:p>
          <w:p w14:paraId="0DFC8B0B" w14:textId="77777777" w:rsidR="00404676" w:rsidRPr="00EC13F4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EC13F4">
              <w:rPr>
                <w:rFonts w:ascii="Corbel" w:hAnsi="Corbel"/>
                <w:sz w:val="18"/>
              </w:rPr>
              <w:t>Poziom rozszerzony</w:t>
            </w:r>
          </w:p>
          <w:p w14:paraId="2C6EE8A8" w14:textId="77777777" w:rsidR="00404676" w:rsidRPr="00EC13F4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EC13F4">
              <w:rPr>
                <w:rFonts w:ascii="Corbel" w:hAnsi="Corbel"/>
                <w:sz w:val="18"/>
              </w:rPr>
              <w:t>1% = 2 pkt</w:t>
            </w:r>
          </w:p>
        </w:tc>
      </w:tr>
      <w:tr w:rsidR="00404676" w:rsidRPr="00EC13F4" w14:paraId="268F2DB9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795E3142" w14:textId="77777777" w:rsidR="00404676" w:rsidRPr="00EC13F4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EC13F4">
              <w:rPr>
                <w:rFonts w:ascii="Corbel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D94A9C3" w14:textId="77777777" w:rsidR="00404676" w:rsidRPr="00EC13F4" w:rsidRDefault="00404676" w:rsidP="00FA0FF7">
            <w:pPr>
              <w:jc w:val="center"/>
              <w:rPr>
                <w:rFonts w:ascii="Corbel" w:hAnsi="Corbel"/>
              </w:rPr>
            </w:pPr>
            <w:r w:rsidRPr="00EC13F4">
              <w:rPr>
                <w:rFonts w:ascii="Corbel" w:hAnsi="Corbel"/>
                <w:b/>
              </w:rPr>
              <w:t>Przedmiot dodatkowy</w:t>
            </w:r>
          </w:p>
          <w:p w14:paraId="3B417030" w14:textId="77777777" w:rsidR="00404676" w:rsidRPr="00EC13F4" w:rsidRDefault="00404676" w:rsidP="00FA0FF7">
            <w:pPr>
              <w:jc w:val="center"/>
              <w:rPr>
                <w:rFonts w:ascii="Corbel" w:hAnsi="Corbel"/>
              </w:rPr>
            </w:pPr>
            <w:r w:rsidRPr="00EC13F4">
              <w:rPr>
                <w:rFonts w:ascii="Corbel" w:hAnsi="Corbel"/>
                <w:sz w:val="18"/>
              </w:rPr>
              <w:t>brany</w:t>
            </w:r>
            <w:r w:rsidRPr="00EC13F4">
              <w:rPr>
                <w:rFonts w:ascii="Corbel" w:hAnsi="Corbel"/>
                <w:b/>
                <w:sz w:val="18"/>
              </w:rPr>
              <w:t xml:space="preserve"> </w:t>
            </w:r>
            <w:r w:rsidRPr="00EC13F4">
              <w:rPr>
                <w:rFonts w:ascii="Corbel" w:hAnsi="Corbel"/>
                <w:sz w:val="18"/>
              </w:rPr>
              <w:t xml:space="preserve">pod uwagę </w:t>
            </w:r>
            <w:r w:rsidRPr="00EC13F4"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8358" w:type="dxa"/>
          </w:tcPr>
          <w:p w14:paraId="5879ACD0" w14:textId="77777777" w:rsidR="00404676" w:rsidRPr="00EC13F4" w:rsidRDefault="00404676" w:rsidP="00FA0FF7">
            <w:pPr>
              <w:jc w:val="both"/>
              <w:rPr>
                <w:rFonts w:ascii="Corbel" w:hAnsi="Corbel"/>
                <w:color w:val="FF0000"/>
              </w:rPr>
            </w:pPr>
            <w:r w:rsidRPr="00EC13F4">
              <w:rPr>
                <w:rFonts w:ascii="Corbel" w:hAnsi="Corbel"/>
                <w:b/>
              </w:rPr>
              <w:t>Jeden z przedmiotów do wyboru</w:t>
            </w:r>
            <w:r w:rsidRPr="00EC13F4">
              <w:rPr>
                <w:rFonts w:ascii="Corbel" w:hAnsi="Corbel"/>
                <w:b/>
                <w:iCs/>
              </w:rPr>
              <w:t xml:space="preserve">: </w:t>
            </w:r>
            <w:r w:rsidRPr="00EC13F4">
              <w:rPr>
                <w:rFonts w:ascii="Corbel" w:hAnsi="Corbel"/>
                <w:b/>
              </w:rPr>
              <w:t xml:space="preserve">chemia </w:t>
            </w:r>
            <w:r w:rsidRPr="00EC13F4">
              <w:rPr>
                <w:rFonts w:ascii="Corbel" w:hAnsi="Corbel"/>
              </w:rPr>
              <w:t>lub</w:t>
            </w:r>
            <w:r w:rsidRPr="00EC13F4">
              <w:rPr>
                <w:rFonts w:ascii="Corbel" w:hAnsi="Corbel"/>
                <w:b/>
              </w:rPr>
              <w:t xml:space="preserve"> fizyka/fizyka z astronomią </w:t>
            </w:r>
            <w:r w:rsidRPr="00EC13F4">
              <w:rPr>
                <w:rFonts w:ascii="Corbel" w:hAnsi="Corbel"/>
              </w:rPr>
              <w:t>lub</w:t>
            </w:r>
            <w:r w:rsidRPr="00EC13F4">
              <w:rPr>
                <w:rFonts w:ascii="Corbel" w:hAnsi="Corbel"/>
                <w:b/>
              </w:rPr>
              <w:t xml:space="preserve"> matematyka</w:t>
            </w:r>
            <w:r w:rsidRPr="00EC13F4">
              <w:rPr>
                <w:rFonts w:ascii="Corbel" w:hAnsi="Corbel"/>
                <w:bCs/>
              </w:rPr>
              <w:t xml:space="preserve"> – na poziomie podstawowym lub rozszerzonym z części pisemnej egzaminu maturalnego – </w:t>
            </w:r>
            <w:r w:rsidRPr="00EC13F4">
              <w:rPr>
                <w:rFonts w:ascii="Corbel" w:hAnsi="Corbel"/>
                <w:b/>
                <w:bCs/>
              </w:rPr>
              <w:t>przy czym matematyka może być brana pod uwagę jako przedmiot dodatkowy tylko w przypadku kiedy biologia jest przedmiotem obowiązkowym</w:t>
            </w:r>
          </w:p>
        </w:tc>
        <w:tc>
          <w:tcPr>
            <w:tcW w:w="2268" w:type="dxa"/>
            <w:vMerge/>
          </w:tcPr>
          <w:p w14:paraId="4EE79D6D" w14:textId="77777777" w:rsidR="00404676" w:rsidRPr="00EC13F4" w:rsidRDefault="00404676" w:rsidP="00FA0FF7">
            <w:pPr>
              <w:rPr>
                <w:rFonts w:ascii="Corbel" w:hAnsi="Corbel"/>
              </w:rPr>
            </w:pPr>
          </w:p>
        </w:tc>
      </w:tr>
    </w:tbl>
    <w:p w14:paraId="5DD9E4DA" w14:textId="77777777" w:rsidR="00404676" w:rsidRPr="00EC13F4" w:rsidRDefault="00404676" w:rsidP="00404676">
      <w:pPr>
        <w:spacing w:after="0" w:line="240" w:lineRule="auto"/>
        <w:jc w:val="both"/>
        <w:rPr>
          <w:rFonts w:ascii="Corbel" w:hAnsi="Corbel"/>
          <w:sz w:val="18"/>
        </w:rPr>
      </w:pPr>
      <w:r w:rsidRPr="00EC13F4">
        <w:rPr>
          <w:rFonts w:ascii="Corbel" w:hAnsi="Corbel"/>
          <w:sz w:val="18"/>
        </w:rPr>
        <w:t xml:space="preserve">* </w:t>
      </w:r>
      <w:r w:rsidRPr="00EC13F4">
        <w:rPr>
          <w:rFonts w:ascii="Corbel" w:hAnsi="Corbel"/>
          <w:bCs/>
          <w:sz w:val="18"/>
        </w:rPr>
        <w:t>Przelicznik dla każdego przedmiotu liczony jest osobno</w:t>
      </w:r>
    </w:p>
    <w:p w14:paraId="7CE1E5E6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  <w:b/>
        </w:rPr>
      </w:pPr>
    </w:p>
    <w:p w14:paraId="574D819D" w14:textId="1DDE86B1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Dietetyka</w:t>
      </w:r>
    </w:p>
    <w:p w14:paraId="5372358E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5F7D7A67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6BCD97E2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praktyczny</w:t>
      </w:r>
    </w:p>
    <w:p w14:paraId="4948AA78" w14:textId="77777777" w:rsidR="00BD54EC" w:rsidRPr="004431D3" w:rsidRDefault="00BD54EC" w:rsidP="00BD54EC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BD54EC" w:rsidRPr="004431D3" w14:paraId="6651E21B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3C090B1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D7B9AA4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59E82BDD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</w:tcPr>
          <w:p w14:paraId="3AE7B685" w14:textId="77777777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 stopnia na kierunku dietetyka  lub dyplom ukończenia studiów I stopnia, jednolitych studiów magisterskich lub równorzędnych w dyscyplinie technologia żywności i żywienia np. żywienie człowieka i ocena żywności, technologia żywności i żywienie człowieka.</w:t>
            </w:r>
          </w:p>
        </w:tc>
      </w:tr>
      <w:tr w:rsidR="00BD54EC" w:rsidRPr="004431D3" w14:paraId="7C17B4FA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E5C252F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00B742F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2750F82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</w:tcPr>
          <w:p w14:paraId="4FE0BF4C" w14:textId="77777777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studiów.</w:t>
            </w:r>
          </w:p>
        </w:tc>
      </w:tr>
      <w:tr w:rsidR="00BD54EC" w:rsidRPr="004431D3" w14:paraId="57AD8FD5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3486CA04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200C436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2740D67" w14:textId="77777777" w:rsidR="00BD54EC" w:rsidRPr="004431D3" w:rsidRDefault="00BD54E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5" w:type="pct"/>
          </w:tcPr>
          <w:p w14:paraId="193314B1" w14:textId="77777777" w:rsidR="00BD54EC" w:rsidRPr="004431D3" w:rsidRDefault="00BD54EC" w:rsidP="00BD54E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Średnia arytmetyczna ocen z toku studiów</w:t>
            </w:r>
            <w:r w:rsidRPr="004431D3">
              <w:rPr>
                <w:rFonts w:ascii="Corbel" w:hAnsi="Corbel"/>
              </w:rPr>
              <w:t>.</w:t>
            </w:r>
          </w:p>
        </w:tc>
      </w:tr>
    </w:tbl>
    <w:p w14:paraId="5D628122" w14:textId="30B0A95B" w:rsidR="007B205B" w:rsidRPr="004431D3" w:rsidRDefault="007B205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45DCF18" w14:textId="77777777" w:rsidR="00BD54EC" w:rsidRPr="004431D3" w:rsidRDefault="00BD54EC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366A14E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700DA0F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Dziennikarstwo i komunikacja społeczna</w:t>
      </w:r>
    </w:p>
    <w:p w14:paraId="66BA29B8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I stopnia </w:t>
      </w:r>
    </w:p>
    <w:p w14:paraId="0EDF617F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2AABFCF6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ogólnoakademicki</w:t>
      </w:r>
    </w:p>
    <w:p w14:paraId="23142935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46B82FEB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577DA6CD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A74EA6E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2523D47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80592EC" w14:textId="77777777" w:rsidR="007B1588" w:rsidRPr="004431D3" w:rsidRDefault="00B305FC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Język polski</w:t>
            </w:r>
            <w:r w:rsidR="008A7A08" w:rsidRPr="004431D3">
              <w:rPr>
                <w:rFonts w:ascii="Corbel" w:hAnsi="Corbel"/>
                <w:b/>
              </w:rPr>
              <w:t xml:space="preserve"> </w:t>
            </w:r>
            <w:r w:rsidRPr="004431D3">
              <w:rPr>
                <w:rFonts w:ascii="Corbel" w:hAnsi="Corbel"/>
              </w:rPr>
              <w:t>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8E26889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0D132D3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497A770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8FF44E9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54037496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39C8572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261F7CEC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23132B7B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177D0BF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C8FF8AA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A438453" w14:textId="77777777" w:rsidR="007B1588" w:rsidRPr="004431D3" w:rsidRDefault="00911BD2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="00B305FC" w:rsidRPr="004431D3">
              <w:rPr>
                <w:rFonts w:ascii="Corbel" w:hAnsi="Corbel"/>
              </w:rPr>
              <w:t xml:space="preserve"> </w:t>
            </w:r>
            <w:r w:rsidR="00B305FC" w:rsidRPr="004431D3">
              <w:rPr>
                <w:rFonts w:ascii="Corbel" w:hAnsi="Corbel"/>
                <w:b/>
              </w:rPr>
              <w:t>wiedza o społeczeństwie</w:t>
            </w:r>
            <w:r w:rsidR="008A7A08" w:rsidRPr="004431D3">
              <w:rPr>
                <w:rFonts w:ascii="Corbel" w:hAnsi="Corbel"/>
                <w:b/>
              </w:rPr>
              <w:t xml:space="preserve"> </w:t>
            </w:r>
            <w:r w:rsidR="008A7A08" w:rsidRPr="004431D3">
              <w:rPr>
                <w:rFonts w:ascii="Corbel" w:hAnsi="Corbel"/>
              </w:rPr>
              <w:t>lub</w:t>
            </w:r>
            <w:r w:rsidR="00B305FC" w:rsidRPr="004431D3">
              <w:rPr>
                <w:rFonts w:ascii="Corbel" w:hAnsi="Corbel"/>
                <w:b/>
              </w:rPr>
              <w:t xml:space="preserve"> historia</w:t>
            </w:r>
            <w:r w:rsidR="008A7A08" w:rsidRPr="004431D3">
              <w:rPr>
                <w:rFonts w:ascii="Corbel" w:hAnsi="Corbel"/>
                <w:b/>
              </w:rPr>
              <w:t xml:space="preserve"> </w:t>
            </w:r>
            <w:r w:rsidR="008A7A08" w:rsidRPr="004431D3">
              <w:rPr>
                <w:rFonts w:ascii="Corbel" w:hAnsi="Corbel"/>
              </w:rPr>
              <w:t>lub</w:t>
            </w:r>
            <w:r w:rsidR="00B305FC" w:rsidRPr="004431D3">
              <w:rPr>
                <w:rFonts w:ascii="Corbel" w:hAnsi="Corbel"/>
                <w:b/>
              </w:rPr>
              <w:t xml:space="preserve"> geografia</w:t>
            </w:r>
            <w:r w:rsidR="008A7A08" w:rsidRPr="004431D3">
              <w:rPr>
                <w:rFonts w:ascii="Corbel" w:hAnsi="Corbel"/>
                <w:b/>
              </w:rPr>
              <w:t xml:space="preserve"> </w:t>
            </w:r>
            <w:r w:rsidR="008A7A08" w:rsidRPr="004431D3">
              <w:rPr>
                <w:rFonts w:ascii="Corbel" w:hAnsi="Corbel"/>
              </w:rPr>
              <w:t>lub</w:t>
            </w:r>
            <w:r w:rsidR="00B305FC" w:rsidRPr="004431D3">
              <w:rPr>
                <w:rFonts w:ascii="Corbel" w:hAnsi="Corbel"/>
                <w:b/>
              </w:rPr>
              <w:t xml:space="preserve"> podstawy przedsiębiorczości</w:t>
            </w:r>
            <w:r w:rsidR="008A7A08" w:rsidRPr="004431D3">
              <w:rPr>
                <w:rFonts w:ascii="Corbel" w:hAnsi="Corbel"/>
                <w:b/>
              </w:rPr>
              <w:t xml:space="preserve"> </w:t>
            </w:r>
            <w:r w:rsidR="008A7A08" w:rsidRPr="004431D3">
              <w:rPr>
                <w:rFonts w:ascii="Corbel" w:hAnsi="Corbel"/>
              </w:rPr>
              <w:t>lub</w:t>
            </w:r>
            <w:r w:rsidR="00B305FC" w:rsidRPr="004431D3">
              <w:rPr>
                <w:rFonts w:ascii="Corbel" w:hAnsi="Corbel"/>
                <w:b/>
              </w:rPr>
              <w:t xml:space="preserve"> religia/etyka </w:t>
            </w:r>
            <w:r w:rsidR="00B305FC" w:rsidRPr="004431D3">
              <w:rPr>
                <w:rFonts w:ascii="Corbel" w:hAnsi="Corbel"/>
              </w:rPr>
              <w:t>– na poziomie podstawowym lub rozszerzonym z części pisemnej egzaminu maturalneg0</w:t>
            </w:r>
          </w:p>
        </w:tc>
        <w:tc>
          <w:tcPr>
            <w:tcW w:w="2306" w:type="dxa"/>
            <w:vMerge/>
          </w:tcPr>
          <w:p w14:paraId="2B383394" w14:textId="77777777" w:rsidR="007B1588" w:rsidRPr="004431D3" w:rsidRDefault="007B158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2C2EA0E1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21084081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49F5560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F9B2CC5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7F118D27" w14:textId="77777777" w:rsidR="007B1588" w:rsidRPr="004431D3" w:rsidRDefault="00B305FC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obcy nowożytny </w:t>
            </w:r>
            <w:r w:rsidRPr="004431D3">
              <w:rPr>
                <w:rFonts w:ascii="Corbel" w:hAnsi="Corbel"/>
              </w:rPr>
              <w:t>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5F6120A7" w14:textId="77777777" w:rsidR="007B1588" w:rsidRPr="004431D3" w:rsidRDefault="007B158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3DE9508" w14:textId="77777777" w:rsidR="007B1588" w:rsidRPr="004431D3" w:rsidRDefault="007B1588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D081DB6" w14:textId="77777777" w:rsidR="00C85D63" w:rsidRPr="004431D3" w:rsidRDefault="00C85D63" w:rsidP="000A533D">
      <w:pPr>
        <w:spacing w:after="0" w:line="240" w:lineRule="auto"/>
        <w:rPr>
          <w:rFonts w:ascii="Corbel" w:eastAsia="Calibri" w:hAnsi="Corbel"/>
          <w:b/>
        </w:rPr>
      </w:pPr>
    </w:p>
    <w:p w14:paraId="1B68A5BD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Dziennikarstwo i komunikacja społeczna</w:t>
      </w:r>
    </w:p>
    <w:p w14:paraId="18AAF63D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="008A7A08"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</w:rPr>
        <w:t xml:space="preserve"> II stopnia</w:t>
      </w:r>
    </w:p>
    <w:p w14:paraId="71B54CF0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535577AA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10DCA4EE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6C92A0A8" w14:textId="77777777" w:rsidTr="00B20912">
        <w:tc>
          <w:tcPr>
            <w:tcW w:w="203" w:type="pct"/>
            <w:shd w:val="clear" w:color="auto" w:fill="E5DFEC" w:themeFill="accent4" w:themeFillTint="33"/>
            <w:vAlign w:val="center"/>
          </w:tcPr>
          <w:p w14:paraId="7BAFEEB6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765BB6C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04D3E917" w14:textId="77777777" w:rsidR="007B1588" w:rsidRPr="004431D3" w:rsidRDefault="007B158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0A1DC70" w14:textId="7104955E" w:rsidR="007B1588" w:rsidRPr="004431D3" w:rsidRDefault="00C62AF2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Ukończenie studiów I stopnia lub jednolitych magisterskich z kierunków wchodzących</w:t>
            </w:r>
            <w:r w:rsidR="005B3744"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</w:rPr>
              <w:t>w obszar nauk humanistycznych i społecznych</w:t>
            </w:r>
            <w:r w:rsidRPr="004431D3">
              <w:rPr>
                <w:rFonts w:ascii="Corbel" w:hAnsi="Corbel"/>
                <w:vertAlign w:val="superscript"/>
              </w:rPr>
              <w:t>1</w:t>
            </w:r>
            <w:r w:rsidRPr="004431D3">
              <w:rPr>
                <w:rFonts w:ascii="Corbel" w:hAnsi="Corbel"/>
              </w:rPr>
              <w:t>, w tym także kierunków studiów ze specjalnością (ścieżką) dziennikarską, medialną, PR, reklamową itp.</w:t>
            </w:r>
            <w:r w:rsidRPr="004431D3">
              <w:rPr>
                <w:rFonts w:ascii="Corbel" w:hAnsi="Corbel"/>
                <w:vertAlign w:val="superscript"/>
              </w:rPr>
              <w:t>2</w:t>
            </w:r>
          </w:p>
        </w:tc>
      </w:tr>
      <w:tr w:rsidR="000D0B2D" w:rsidRPr="004431D3" w14:paraId="192259BC" w14:textId="77777777" w:rsidTr="008532EF">
        <w:tc>
          <w:tcPr>
            <w:tcW w:w="203" w:type="pct"/>
            <w:shd w:val="clear" w:color="auto" w:fill="E5DFEC" w:themeFill="accent4" w:themeFillTint="33"/>
            <w:vAlign w:val="center"/>
          </w:tcPr>
          <w:p w14:paraId="502A436B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069396A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FCC4D4E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3BBE9336" w14:textId="0F9F5CBD" w:rsidR="008532EF" w:rsidRPr="004431D3" w:rsidRDefault="00105D19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0D0B2D" w:rsidRPr="004431D3" w14:paraId="7E6E36BA" w14:textId="77777777" w:rsidTr="003D2F44">
        <w:tc>
          <w:tcPr>
            <w:tcW w:w="20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55D92FFA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081269E2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574B155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4" w:type="pct"/>
            <w:tcBorders>
              <w:bottom w:val="single" w:sz="4" w:space="0" w:color="auto"/>
            </w:tcBorders>
          </w:tcPr>
          <w:p w14:paraId="28C3E67E" w14:textId="7FB7C5E6" w:rsidR="008532EF" w:rsidRPr="004431D3" w:rsidRDefault="00CC1FF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Średnia arytmetyczna ocen z toku studiów.</w:t>
            </w:r>
          </w:p>
        </w:tc>
      </w:tr>
      <w:tr w:rsidR="000D0B2D" w:rsidRPr="004431D3" w14:paraId="3C5A242D" w14:textId="77777777" w:rsidTr="003D2F44">
        <w:tc>
          <w:tcPr>
            <w:tcW w:w="20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65367E4C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4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769805D8" w14:textId="77777777" w:rsidR="008532EF" w:rsidRPr="004431D3" w:rsidRDefault="008532E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3784" w:type="pct"/>
            <w:tcBorders>
              <w:bottom w:val="single" w:sz="4" w:space="0" w:color="auto"/>
            </w:tcBorders>
          </w:tcPr>
          <w:p w14:paraId="485565D1" w14:textId="40D56034" w:rsidR="008532EF" w:rsidRPr="004431D3" w:rsidRDefault="008532EF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 w:cs="Helvetica"/>
                <w:lang w:eastAsia="pl-PL"/>
              </w:rPr>
            </w:pPr>
            <w:r w:rsidRPr="004431D3">
              <w:rPr>
                <w:rStyle w:val="Odwoanieprzypisudolnego"/>
                <w:rFonts w:ascii="Corbel" w:hAnsi="Corbel"/>
              </w:rPr>
              <w:footnoteRef/>
            </w:r>
            <w:r w:rsidRPr="004431D3">
              <w:rPr>
                <w:rFonts w:ascii="Corbel" w:eastAsia="Times New Roman" w:hAnsi="Corbel" w:cs="Helvetica"/>
                <w:lang w:eastAsia="pl-PL"/>
              </w:rPr>
              <w:t xml:space="preserve"> architektura informacji; architektura przestrzeni informacyjnych; dziennikarstwo; dziennikarstwo i komunikacja społeczna; </w:t>
            </w:r>
            <w:hyperlink r:id="rId8" w:tooltip="dziennikarstwo i komunikacja społeczna - studia online" w:history="1"/>
            <w:r w:rsidRPr="004431D3">
              <w:rPr>
                <w:rFonts w:ascii="Corbel" w:eastAsia="Times New Roman" w:hAnsi="Corbel" w:cs="Helvetica"/>
                <w:lang w:eastAsia="pl-PL"/>
              </w:rPr>
              <w:t>dziennikarstwo i kultura mediów; dziennikarstwo i medioznawstwo; dziennikarstwo i nowe media; dziennikarstwo i zarządzanie mediami; dziennikarstwo, media i projektowanie komunikacji; filologia polska; filologie nowożytne; informacja naukowa i bibliotekoznawstwo;  kulturoznawstwo i wiedza o mediach; kultura mediów; nowe media, reklama, kultura współczesna; pedagogika medialna; politologia; polonistyka; polonistyka stosowana; public relations; socjologia; sztuka p</w:t>
            </w:r>
            <w:r w:rsidR="005B3744" w:rsidRPr="004431D3">
              <w:rPr>
                <w:rFonts w:ascii="Corbel" w:eastAsia="Times New Roman" w:hAnsi="Corbel" w:cs="Helvetica"/>
                <w:lang w:eastAsia="pl-PL"/>
              </w:rPr>
              <w:t>isania; zarządzanie informacją.</w:t>
            </w:r>
          </w:p>
          <w:p w14:paraId="0F2FEB14" w14:textId="05DF1474" w:rsidR="008532EF" w:rsidRPr="004431D3" w:rsidRDefault="008532EF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 w:cs="Helvetica"/>
                <w:lang w:eastAsia="pl-PL"/>
              </w:rPr>
            </w:pPr>
            <w:r w:rsidRPr="004431D3">
              <w:rPr>
                <w:rStyle w:val="Odwoanieprzypisudolnego"/>
                <w:rFonts w:ascii="Corbel" w:hAnsi="Corbel"/>
              </w:rPr>
              <w:t>2</w:t>
            </w:r>
            <w:r w:rsidRPr="004431D3">
              <w:rPr>
                <w:rFonts w:ascii="Corbel" w:hAnsi="Corbel"/>
              </w:rPr>
              <w:t xml:space="preserve"> specjalności (ścieżki kształcenia): bibliotekoznawstwo, </w:t>
            </w:r>
            <w:r w:rsidRPr="004431D3">
              <w:rPr>
                <w:rFonts w:ascii="Corbel" w:eastAsia="Times New Roman" w:hAnsi="Corbel" w:cs="Helvetica"/>
                <w:lang w:eastAsia="pl-PL"/>
              </w:rPr>
              <w:t>branding i public relations; copywriterska i kreowanie wizerunku; digitalizacja i publikowanie zbiorów; dokumentalistyka medialna; doradztwo wizerunkowe i public relations; dziennikarska (prasa, radio, telewizja); dziennikarstwo; dziennikarstwo i nowe media; dziennikarstwo internetowe; dziennikarstwo mediów społecznościowych; dziennikarstwo specjalistyczne; dziennikarz prasy, radia, tv i portali internetowych; komunikacja medialna; komunikacja medialno-kulturowa; komunikacja wizerunkowa; komunikacja wizerunkowa i reklama; kreatywny PR; kreowanie wizerunku osób i firm; media i broker informacji; medialna; modelowanie komunikacji; nowe media i dziennikarstwo; nowe media i publi</w:t>
            </w:r>
            <w:r w:rsidR="00854E04" w:rsidRPr="004431D3">
              <w:rPr>
                <w:rFonts w:ascii="Corbel" w:eastAsia="Times New Roman" w:hAnsi="Corbel" w:cs="Helvetica"/>
                <w:lang w:eastAsia="pl-PL"/>
              </w:rPr>
              <w:t>c relations; public relations i </w:t>
            </w:r>
            <w:r w:rsidRPr="004431D3">
              <w:rPr>
                <w:rFonts w:ascii="Corbel" w:eastAsia="Times New Roman" w:hAnsi="Corbel" w:cs="Helvetica"/>
                <w:lang w:eastAsia="pl-PL"/>
              </w:rPr>
              <w:t>branding; public relations; public relations i reklama; radiowo-telewizyjna; redaktorska; rzeczn</w:t>
            </w:r>
            <w:r w:rsidR="00854E04" w:rsidRPr="004431D3">
              <w:rPr>
                <w:rFonts w:ascii="Corbel" w:eastAsia="Times New Roman" w:hAnsi="Corbel" w:cs="Helvetica"/>
                <w:lang w:eastAsia="pl-PL"/>
              </w:rPr>
              <w:t>ik prasowy i </w:t>
            </w:r>
            <w:r w:rsidRPr="004431D3">
              <w:rPr>
                <w:rFonts w:ascii="Corbel" w:eastAsia="Times New Roman" w:hAnsi="Corbel" w:cs="Helvetica"/>
                <w:lang w:eastAsia="pl-PL"/>
              </w:rPr>
              <w:t>specjalista PR; social media i PR; twórcze pisanie.</w:t>
            </w:r>
          </w:p>
        </w:tc>
      </w:tr>
    </w:tbl>
    <w:p w14:paraId="692A97E1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  <w:b/>
        </w:rPr>
      </w:pPr>
    </w:p>
    <w:p w14:paraId="22118229" w14:textId="77777777" w:rsidR="007B1588" w:rsidRPr="004431D3" w:rsidRDefault="007B1588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4BB1632" w14:textId="77777777" w:rsidR="007B205B" w:rsidRPr="004431D3" w:rsidRDefault="007B205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84F3196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Edukacja artystyczna w zakresie sztuki muzycznej</w:t>
      </w:r>
    </w:p>
    <w:p w14:paraId="412E34E3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 xml:space="preserve">– I stopnia </w:t>
      </w:r>
    </w:p>
    <w:p w14:paraId="24AFC9CC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06DD6F14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77FB0F2E" w14:textId="77777777" w:rsidR="00F8140F" w:rsidRPr="004431D3" w:rsidRDefault="00F8140F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23EA013D" w14:textId="77777777" w:rsidTr="00853906">
        <w:tc>
          <w:tcPr>
            <w:tcW w:w="567" w:type="dxa"/>
            <w:shd w:val="clear" w:color="auto" w:fill="E5DFEC" w:themeFill="accent4" w:themeFillTint="33"/>
            <w:vAlign w:val="center"/>
          </w:tcPr>
          <w:p w14:paraId="75824B66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2937347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DBA41F0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D80512E" w14:textId="27F4957F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przedmiot wskazany przez kandydata</w:t>
            </w:r>
            <w:r w:rsidR="009C1FA8" w:rsidRPr="004431D3">
              <w:rPr>
                <w:rFonts w:ascii="Corbel" w:eastAsia="Calibri" w:hAnsi="Corbel"/>
                <w:b/>
              </w:rPr>
              <w:t xml:space="preserve"> </w:t>
            </w:r>
            <w:r w:rsidR="009C1FA8" w:rsidRPr="004431D3">
              <w:rPr>
                <w:rFonts w:ascii="Corbel" w:hAnsi="Corbel"/>
                <w:bCs/>
              </w:rPr>
              <w:t>–</w:t>
            </w:r>
            <w:r w:rsidR="009C1FA8"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na poziomie podstawowym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EB72600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339DB77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DA53BAB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6EF0E59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C0656A8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A373B48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7D68EE48" w14:textId="77777777" w:rsidTr="00853906">
        <w:tc>
          <w:tcPr>
            <w:tcW w:w="567" w:type="dxa"/>
            <w:shd w:val="clear" w:color="auto" w:fill="E5DFEC" w:themeFill="accent4" w:themeFillTint="33"/>
            <w:vAlign w:val="center"/>
          </w:tcPr>
          <w:p w14:paraId="633E50F5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8B4B200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71D9286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48B076E" w14:textId="77777777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24A8DE67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59551B0D" w14:textId="77777777" w:rsidTr="008A7A08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3D8A2A55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7886C130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64AE451F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0C9EABAE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3E2CD787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BEDAA60" w14:textId="77777777" w:rsidTr="00F8140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0FBA6BA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13801B7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1CA6A2A6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Sprawdzian dyspozycji słuchowych:</w:t>
            </w:r>
          </w:p>
          <w:p w14:paraId="3FBA73A0" w14:textId="77777777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Rozpoznawanie i śpiewanie interwałów, trójdźwięków, powtarzanie przebiegów melodyczno-rytmicznych, czytanie nut głosem</w:t>
            </w:r>
          </w:p>
        </w:tc>
        <w:tc>
          <w:tcPr>
            <w:tcW w:w="2306" w:type="dxa"/>
            <w:vAlign w:val="center"/>
          </w:tcPr>
          <w:p w14:paraId="6EF2993D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6CC7ADB6" w14:textId="77777777" w:rsidTr="00F8140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7AE1066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BB7E5B6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28F423A0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 xml:space="preserve">Sprawdzian dyspozycji głosowych: </w:t>
            </w:r>
          </w:p>
          <w:p w14:paraId="390786EB" w14:textId="77777777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Zaśpiewanie jednego utworu wokalnego (na przykład ze zbioru Z. Noskowskiego „Pory roku” )</w:t>
            </w:r>
          </w:p>
        </w:tc>
        <w:tc>
          <w:tcPr>
            <w:tcW w:w="2306" w:type="dxa"/>
            <w:vAlign w:val="center"/>
          </w:tcPr>
          <w:p w14:paraId="70CFBE62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0D5732F6" w14:textId="77777777" w:rsidTr="00F8140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35FFF8D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4DB955E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6FE2C7D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 xml:space="preserve">Sprawdzian dyspozycji manualnych: </w:t>
            </w:r>
          </w:p>
          <w:p w14:paraId="5FFD7C1E" w14:textId="14F04B37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Dyrygowanie jednym</w:t>
            </w:r>
            <w:r w:rsidR="003D2F44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utworem ze zbioru Z. Noskowskiego „Pory roku”</w:t>
            </w:r>
          </w:p>
        </w:tc>
        <w:tc>
          <w:tcPr>
            <w:tcW w:w="2306" w:type="dxa"/>
            <w:vAlign w:val="center"/>
          </w:tcPr>
          <w:p w14:paraId="1A8F7A65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27FBFAD7" w14:textId="77777777" w:rsidTr="00F8140F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54AB8AB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E9B65E3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2AA0B9A4" w14:textId="77777777" w:rsidR="00F8140F" w:rsidRPr="004431D3" w:rsidRDefault="00F8140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 xml:space="preserve">Gra na instrumencie: </w:t>
            </w:r>
          </w:p>
          <w:p w14:paraId="72FE8BF0" w14:textId="77777777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Wykonanie z pamięci dwóch utworów muzycznych na wybranym instrumencie</w:t>
            </w:r>
          </w:p>
        </w:tc>
        <w:tc>
          <w:tcPr>
            <w:tcW w:w="2306" w:type="dxa"/>
            <w:vAlign w:val="center"/>
          </w:tcPr>
          <w:p w14:paraId="2A4B5B58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4FE06610" w14:textId="77777777" w:rsidTr="00F8140F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08D2C29B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8806623" w14:textId="77777777" w:rsidR="00F8140F" w:rsidRPr="004431D3" w:rsidRDefault="00F8140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  <w:vAlign w:val="center"/>
          </w:tcPr>
          <w:p w14:paraId="7210B55F" w14:textId="6C3188CF" w:rsidR="00A65632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  <w:bCs/>
              </w:rPr>
            </w:pPr>
            <w:r w:rsidRPr="004431D3">
              <w:rPr>
                <w:rFonts w:ascii="Corbel" w:eastAsia="Calibri" w:hAnsi="Corbel"/>
                <w:bCs/>
              </w:rPr>
              <w:t>Instytut Muzyki zapewnia akompaniament do utworów ze zbioru Z. Noskowskiego „Pory roku”. Kandydat jest zobligowany, co najmniej tydzień przed datą egzaminu praktycznego, zgłosić Komisji Rekrutacyjnej</w:t>
            </w:r>
            <w:r w:rsidR="009D49D7" w:rsidRPr="004431D3">
              <w:rPr>
                <w:rFonts w:ascii="Corbel" w:eastAsia="Calibri" w:hAnsi="Corbel"/>
                <w:bCs/>
              </w:rPr>
              <w:t xml:space="preserve"> </w:t>
            </w:r>
            <w:r w:rsidR="009D49D7" w:rsidRPr="004431D3">
              <w:rPr>
                <w:rFonts w:ascii="Corbel" w:hAnsi="Corbel"/>
                <w:bCs/>
                <w:szCs w:val="20"/>
              </w:rPr>
              <w:t xml:space="preserve">(Komisji Egzaminacyjnej) </w:t>
            </w:r>
            <w:r w:rsidRPr="004431D3">
              <w:rPr>
                <w:rFonts w:ascii="Corbel" w:eastAsia="Calibri" w:hAnsi="Corbel"/>
                <w:bCs/>
              </w:rPr>
              <w:t xml:space="preserve"> tytuły utworów wybranyc</w:t>
            </w:r>
            <w:r w:rsidR="00A65632" w:rsidRPr="004431D3">
              <w:rPr>
                <w:rFonts w:ascii="Corbel" w:eastAsia="Calibri" w:hAnsi="Corbel"/>
                <w:bCs/>
              </w:rPr>
              <w:t xml:space="preserve">h z wyżej wymienionego zbioru. </w:t>
            </w:r>
          </w:p>
          <w:p w14:paraId="412F5519" w14:textId="6F786FF5" w:rsidR="00F8140F" w:rsidRPr="004431D3" w:rsidRDefault="00F8140F" w:rsidP="000A533D">
            <w:pPr>
              <w:spacing w:after="0" w:line="240" w:lineRule="auto"/>
              <w:jc w:val="both"/>
              <w:rPr>
                <w:rFonts w:ascii="Corbel" w:eastAsia="Calibri" w:hAnsi="Corbel"/>
                <w:bCs/>
              </w:rPr>
            </w:pPr>
            <w:r w:rsidRPr="004431D3">
              <w:rPr>
                <w:rFonts w:ascii="Corbel" w:eastAsia="Calibri" w:hAnsi="Corbel"/>
                <w:bCs/>
              </w:rPr>
              <w:t xml:space="preserve">Kandydat z każdej części składowej egzaminu praktycznego powinien otrzymać co najmniej 3 punkty. W przeciwnym razie egzamin uważa się za niezdany. Wynik poszczególnych części egzaminu praktycznego mnoży się razy 10. </w:t>
            </w:r>
          </w:p>
        </w:tc>
      </w:tr>
    </w:tbl>
    <w:p w14:paraId="6EB866AD" w14:textId="77777777" w:rsidR="00F8140F" w:rsidRPr="004431D3" w:rsidRDefault="00F8140F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854F779" w14:textId="54D887A7" w:rsidR="00F8140F" w:rsidRPr="004431D3" w:rsidRDefault="00F8140F" w:rsidP="000A533D">
      <w:pPr>
        <w:spacing w:after="0" w:line="240" w:lineRule="auto"/>
        <w:rPr>
          <w:rFonts w:ascii="Corbel" w:eastAsia="Calibri" w:hAnsi="Corbel"/>
          <w:b/>
        </w:rPr>
      </w:pPr>
    </w:p>
    <w:p w14:paraId="1EA6DB97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Edukacja artystyczna w zakresie sztuki muzycznej</w:t>
      </w:r>
    </w:p>
    <w:p w14:paraId="0242E249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5AEFC75C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3BC00125" w14:textId="77777777" w:rsidR="007B1588" w:rsidRPr="004431D3" w:rsidRDefault="007B158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4FF8C86D" w14:textId="77777777" w:rsidR="00270EF6" w:rsidRPr="004431D3" w:rsidRDefault="00270EF6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3192E1BA" w14:textId="77777777" w:rsidTr="00853906">
        <w:tc>
          <w:tcPr>
            <w:tcW w:w="567" w:type="dxa"/>
            <w:shd w:val="clear" w:color="auto" w:fill="E5DFEC" w:themeFill="accent4" w:themeFillTint="33"/>
            <w:vAlign w:val="center"/>
          </w:tcPr>
          <w:p w14:paraId="162DCB3A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5DA2A70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4D9AF7A2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</w:p>
        </w:tc>
        <w:tc>
          <w:tcPr>
            <w:tcW w:w="10529" w:type="dxa"/>
            <w:gridSpan w:val="2"/>
          </w:tcPr>
          <w:p w14:paraId="5C2CDB7F" w14:textId="01F6F44D" w:rsidR="00003EA1" w:rsidRPr="004431D3" w:rsidRDefault="00853906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  <w:bCs/>
              </w:rPr>
              <w:t xml:space="preserve">Dyplom ukończenia studiów I stopnia na kierunku </w:t>
            </w:r>
            <w:r w:rsidR="003D2F44" w:rsidRPr="004431D3">
              <w:rPr>
                <w:rFonts w:ascii="Corbel" w:hAnsi="Corbel"/>
                <w:bCs/>
              </w:rPr>
              <w:t>e</w:t>
            </w:r>
            <w:r w:rsidRPr="004431D3">
              <w:rPr>
                <w:rFonts w:ascii="Corbel" w:hAnsi="Corbel"/>
                <w:bCs/>
              </w:rPr>
              <w:t>dukacja artystyczna w zakresie sztuki muzycznej.</w:t>
            </w:r>
          </w:p>
          <w:p w14:paraId="135055C8" w14:textId="7912A779" w:rsidR="00003EA1" w:rsidRPr="004431D3" w:rsidRDefault="00003EA1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  <w:bCs/>
              </w:rPr>
              <w:t>Studia drugiego stopnia w specjalności nauczycielskiej stanowią kontynuację po studiach pierwszego stopnia przygotowujących do wykonywania zawodu nauczyciela.</w:t>
            </w:r>
          </w:p>
          <w:p w14:paraId="1B0BDFBC" w14:textId="4CFB60E1" w:rsidR="00853906" w:rsidRPr="004431D3" w:rsidRDefault="00E72E79" w:rsidP="000A533D">
            <w:pPr>
              <w:spacing w:after="0" w:line="240" w:lineRule="auto"/>
              <w:jc w:val="both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Times New Roman" w:hAnsi="Corbel" w:cs="Calibri"/>
                <w:shd w:val="clear" w:color="auto" w:fill="FFFFFF"/>
                <w:lang w:eastAsia="pl-PL"/>
              </w:rPr>
              <w:t>Kandydat powinien posiadać przygotowanie psychologiczno-pedagogiczne (blok B), przygotowanie z zakresu podstaw dydaktyki i emisji głosu (blok C) w wymiarze określonym w standardzie kształcenia nauczycieli (Rozporządzenie MNiSW z 25.07.2019 r. – tj. Dz.U. z 2021 r., poz. 890 ze zm.) oraz częściowe przygotowanie dydaktyczne do nauczania przedmiotów muzycznych w wymiarze określonym w programie studiów pierwszego stopnia na kierunku edukacja artystyczna w zakresie sztuki muzycznej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programowych.</w:t>
            </w:r>
          </w:p>
        </w:tc>
      </w:tr>
      <w:tr w:rsidR="000D0B2D" w:rsidRPr="004431D3" w14:paraId="3C73DB9F" w14:textId="77777777" w:rsidTr="008A7A08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6AEA5969" w14:textId="77777777" w:rsidR="00270EF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3B74FDDE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123BF6B5" w14:textId="77777777" w:rsidR="00270EF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2174350E" w14:textId="16320689" w:rsidR="00270EF6" w:rsidRPr="004431D3" w:rsidRDefault="00853906" w:rsidP="000A533D">
            <w:pPr>
              <w:pStyle w:val="Tekstpodstawowy"/>
              <w:spacing w:after="0" w:line="240" w:lineRule="auto"/>
              <w:rPr>
                <w:rFonts w:ascii="Corbel" w:hAnsi="Corbel"/>
                <w:b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Ocena na dyplomie</w:t>
            </w:r>
            <w:r w:rsidRPr="004431D3">
              <w:rPr>
                <w:rFonts w:ascii="Corbel" w:hAnsi="Corbel"/>
                <w:b/>
                <w:bCs/>
                <w:sz w:val="22"/>
                <w:szCs w:val="22"/>
              </w:rPr>
              <w:t xml:space="preserve"> ukończenia studiów I stopnia.</w:t>
            </w:r>
            <w:r w:rsidRPr="004431D3">
              <w:rPr>
                <w:rFonts w:ascii="Corbel" w:hAnsi="Corbel"/>
                <w:bCs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bCs/>
                <w:sz w:val="22"/>
                <w:szCs w:val="22"/>
              </w:rPr>
              <w:br/>
            </w:r>
            <w:r w:rsidRPr="004431D3">
              <w:rPr>
                <w:rFonts w:ascii="Corbel" w:hAnsi="Corbel"/>
                <w:bCs/>
                <w:sz w:val="18"/>
                <w:szCs w:val="22"/>
              </w:rPr>
              <w:t>Ocena przeliczana jest na punkty następująco: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02240F84" w14:textId="77777777" w:rsidR="00270EF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CCD0D92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3BD4419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EEA3BB0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B00A928" w14:textId="77777777" w:rsidR="00270EF6" w:rsidRPr="004431D3" w:rsidRDefault="004630FB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Bardzo dobry (5,0)</w:t>
            </w:r>
          </w:p>
        </w:tc>
        <w:tc>
          <w:tcPr>
            <w:tcW w:w="2306" w:type="dxa"/>
            <w:vAlign w:val="center"/>
          </w:tcPr>
          <w:p w14:paraId="33660B52" w14:textId="77777777" w:rsidR="00270EF6" w:rsidRPr="004431D3" w:rsidRDefault="0021286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5 pkt</w:t>
            </w:r>
          </w:p>
        </w:tc>
      </w:tr>
      <w:tr w:rsidR="000D0B2D" w:rsidRPr="004431D3" w14:paraId="322E1F8D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18E9081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54A5F16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12E87A4" w14:textId="77777777" w:rsidR="00270EF6" w:rsidRPr="004431D3" w:rsidRDefault="004630FB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Dobry plus (4,5), dobry (4,0)</w:t>
            </w:r>
          </w:p>
        </w:tc>
        <w:tc>
          <w:tcPr>
            <w:tcW w:w="2306" w:type="dxa"/>
            <w:vAlign w:val="center"/>
          </w:tcPr>
          <w:p w14:paraId="61165E57" w14:textId="77777777" w:rsidR="00270EF6" w:rsidRPr="004431D3" w:rsidRDefault="0021286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4 pkt</w:t>
            </w:r>
          </w:p>
        </w:tc>
      </w:tr>
      <w:tr w:rsidR="000D0B2D" w:rsidRPr="004431D3" w14:paraId="6C3D84F1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E7D25F0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2252721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65AE6A5" w14:textId="77777777" w:rsidR="00853906" w:rsidRPr="004431D3" w:rsidRDefault="004630F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Dostateczny plus (3,5), dostateczny (3,0)</w:t>
            </w:r>
          </w:p>
        </w:tc>
        <w:tc>
          <w:tcPr>
            <w:tcW w:w="2306" w:type="dxa"/>
            <w:vAlign w:val="center"/>
          </w:tcPr>
          <w:p w14:paraId="584F109F" w14:textId="77777777" w:rsidR="00853906" w:rsidRPr="004431D3" w:rsidRDefault="0021286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3 pkt</w:t>
            </w:r>
          </w:p>
        </w:tc>
      </w:tr>
      <w:tr w:rsidR="000D0B2D" w:rsidRPr="004431D3" w14:paraId="6A57F17B" w14:textId="77777777" w:rsidTr="008A7A08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F2201F2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6B16613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7EA5B37A" w14:textId="77777777" w:rsidR="00853906" w:rsidRPr="004431D3" w:rsidRDefault="00853906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35E34196" w14:textId="77777777" w:rsidR="00853906" w:rsidRPr="004431D3" w:rsidRDefault="0013308E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15D129DC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AD7DB4B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6049D64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A16FAAB" w14:textId="77777777" w:rsidR="004630FB" w:rsidRPr="004431D3" w:rsidRDefault="004630FB" w:rsidP="000A533D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Sprawdzian umiejętności słuchowych:</w:t>
            </w:r>
          </w:p>
          <w:p w14:paraId="2E9B36D5" w14:textId="77777777" w:rsidR="00853906" w:rsidRPr="004431D3" w:rsidRDefault="004630F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Śpiewanie i określanie interwałów oraz akordów, czytanie nut głosem w zakresie jednogłosowych melodii tonalnych do 3 znaków przykluczowych, realizowanie prostych przebiegów rytmicznych</w:t>
            </w:r>
          </w:p>
        </w:tc>
        <w:tc>
          <w:tcPr>
            <w:tcW w:w="2306" w:type="dxa"/>
            <w:vAlign w:val="center"/>
          </w:tcPr>
          <w:p w14:paraId="13935283" w14:textId="77777777" w:rsidR="00853906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21FDF726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43F8E3A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5400E7A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5783C21" w14:textId="77777777" w:rsidR="00853906" w:rsidRPr="004431D3" w:rsidRDefault="004630FB" w:rsidP="000A533D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Sprawdzian umiejętności głosowych:</w:t>
            </w:r>
          </w:p>
          <w:p w14:paraId="50A7A7B6" w14:textId="77777777" w:rsidR="004630FB" w:rsidRPr="004431D3" w:rsidRDefault="004630FB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Zaśpiewanie jednej arii lub pieśni</w:t>
            </w:r>
          </w:p>
        </w:tc>
        <w:tc>
          <w:tcPr>
            <w:tcW w:w="2306" w:type="dxa"/>
            <w:vAlign w:val="center"/>
          </w:tcPr>
          <w:p w14:paraId="4AD9D645" w14:textId="77777777" w:rsidR="00853906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312E6DE5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6FF3DBB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8EFE901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16CA9C70" w14:textId="77777777" w:rsidR="00270EF6" w:rsidRPr="004431D3" w:rsidRDefault="004630FB" w:rsidP="000A533D">
            <w:pPr>
              <w:spacing w:after="0" w:line="240" w:lineRule="auto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Sprawdzian umiejętności manualnych:</w:t>
            </w:r>
          </w:p>
          <w:p w14:paraId="75E03CB1" w14:textId="3A08E8DC" w:rsidR="004630FB" w:rsidRPr="004431D3" w:rsidRDefault="003D2F44" w:rsidP="000A533D">
            <w:pPr>
              <w:pStyle w:val="Bezodstpw"/>
              <w:jc w:val="both"/>
              <w:rPr>
                <w:rFonts w:ascii="Corbel" w:hAnsi="Corbel" w:cstheme="minorBidi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Dyrygowanie jednym, wybranym </w:t>
            </w:r>
            <w:r w:rsidR="004630FB" w:rsidRPr="004431D3">
              <w:rPr>
                <w:rFonts w:ascii="Corbel" w:hAnsi="Corbel"/>
                <w:sz w:val="22"/>
                <w:szCs w:val="22"/>
              </w:rPr>
              <w:t>utworem z literatury chóralnej</w:t>
            </w:r>
          </w:p>
        </w:tc>
        <w:tc>
          <w:tcPr>
            <w:tcW w:w="2306" w:type="dxa"/>
            <w:vAlign w:val="center"/>
          </w:tcPr>
          <w:p w14:paraId="3685417F" w14:textId="77777777" w:rsidR="00270EF6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51EF6B71" w14:textId="77777777" w:rsidTr="004630FB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D3AABFA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EE48218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F5F9841" w14:textId="77777777" w:rsidR="00853906" w:rsidRPr="004431D3" w:rsidRDefault="004630FB" w:rsidP="000A533D">
            <w:pPr>
              <w:spacing w:after="0" w:line="240" w:lineRule="auto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Gra na fortepianie:</w:t>
            </w:r>
          </w:p>
          <w:p w14:paraId="6160BEAB" w14:textId="77777777" w:rsidR="004630FB" w:rsidRPr="004431D3" w:rsidRDefault="004630F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Wykonanie z pamięci dwóch utworów muzycznych o zróżnicowanym charakterze – od baroku do współczesności</w:t>
            </w:r>
          </w:p>
        </w:tc>
        <w:tc>
          <w:tcPr>
            <w:tcW w:w="2306" w:type="dxa"/>
            <w:vAlign w:val="center"/>
          </w:tcPr>
          <w:p w14:paraId="577F83C8" w14:textId="77777777" w:rsidR="00853906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572EAF25" w14:textId="77777777" w:rsidTr="008A7A08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8F9BB72" w14:textId="77777777" w:rsidR="0013308E" w:rsidRPr="004431D3" w:rsidRDefault="0013308E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F98E5BF" w14:textId="77777777" w:rsidR="0013308E" w:rsidRPr="004431D3" w:rsidRDefault="0013308E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37B2A85A" w14:textId="77777777" w:rsidR="0013308E" w:rsidRPr="004431D3" w:rsidRDefault="0013308E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bCs/>
              </w:rPr>
              <w:t xml:space="preserve">Rozmowa kwalifikacyjna 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BF167F9" w14:textId="77777777" w:rsidR="0013308E" w:rsidRPr="004431D3" w:rsidRDefault="0013308E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20982717" w14:textId="77777777" w:rsidTr="004630FB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50209AA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A3995D3" w14:textId="77777777" w:rsidR="00270EF6" w:rsidRPr="004431D3" w:rsidRDefault="00270E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7E359C09" w14:textId="77777777" w:rsidR="00270EF6" w:rsidRPr="004431D3" w:rsidRDefault="004630F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Z</w:t>
            </w:r>
            <w:r w:rsidR="0013308E" w:rsidRPr="004431D3">
              <w:rPr>
                <w:rFonts w:ascii="Corbel" w:hAnsi="Corbel"/>
              </w:rPr>
              <w:t xml:space="preserve"> zakresu edukacji muzycznej oraz wiedzy o kulturze</w:t>
            </w:r>
          </w:p>
        </w:tc>
        <w:tc>
          <w:tcPr>
            <w:tcW w:w="2306" w:type="dxa"/>
            <w:vAlign w:val="center"/>
          </w:tcPr>
          <w:p w14:paraId="69B0040C" w14:textId="77777777" w:rsidR="00270EF6" w:rsidRPr="004431D3" w:rsidRDefault="0013308E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0-6</w:t>
            </w:r>
            <w:r w:rsidR="0021286A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23C89E21" w14:textId="77777777" w:rsidTr="00853906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082051F5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AF4EB1C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0EC797A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10529" w:type="dxa"/>
            <w:gridSpan w:val="2"/>
          </w:tcPr>
          <w:p w14:paraId="0AFCEACE" w14:textId="77777777" w:rsidR="00853906" w:rsidRPr="004431D3" w:rsidRDefault="00853906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Średnia arytmetyczna z toku studiów.</w:t>
            </w:r>
          </w:p>
        </w:tc>
      </w:tr>
      <w:tr w:rsidR="000D0B2D" w:rsidRPr="004431D3" w14:paraId="37FA2E02" w14:textId="77777777" w:rsidTr="00853906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62672D4B" w14:textId="77777777" w:rsidR="004630FB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B417B83" w14:textId="77777777" w:rsidR="004630FB" w:rsidRPr="004431D3" w:rsidRDefault="004630F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0A2C29E8" w14:textId="355FCA7B" w:rsidR="004630FB" w:rsidRPr="004431D3" w:rsidRDefault="004630FB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Kandydat jest zobligowany co najmniej tydzień przed datą egzaminu praktycznego dostarczyć Komisji Rekrutacyjnej </w:t>
            </w:r>
            <w:r w:rsidR="009D49D7" w:rsidRPr="004431D3">
              <w:rPr>
                <w:rFonts w:ascii="Corbel" w:hAnsi="Corbel"/>
                <w:sz w:val="22"/>
                <w:szCs w:val="22"/>
              </w:rPr>
              <w:t xml:space="preserve"> (Komisji Egzaminacyjnej) 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nuty utworów wybranych do dyrygowania i emisji głosu. </w:t>
            </w:r>
          </w:p>
          <w:p w14:paraId="5B507089" w14:textId="50DB2329" w:rsidR="004630FB" w:rsidRPr="004431D3" w:rsidRDefault="004630FB" w:rsidP="009D49D7">
            <w:pPr>
              <w:pStyle w:val="Tekstpodstawowy"/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Kandydat z każdej części składowej egzaminu praktycznego oraz rozmowy kwali</w:t>
            </w:r>
            <w:r w:rsidR="005B3744" w:rsidRPr="004431D3">
              <w:rPr>
                <w:rFonts w:ascii="Corbel" w:hAnsi="Corbel"/>
                <w:sz w:val="22"/>
                <w:szCs w:val="22"/>
              </w:rPr>
              <w:t>fikacyjnej powinien otrzymać co </w:t>
            </w:r>
            <w:r w:rsidRPr="004431D3">
              <w:rPr>
                <w:rFonts w:ascii="Corbel" w:hAnsi="Corbel"/>
                <w:sz w:val="22"/>
                <w:szCs w:val="22"/>
              </w:rPr>
              <w:t>najmniej  1 pkt. W przeciwnym razie egzamin uważa się za niezdany.</w:t>
            </w:r>
          </w:p>
        </w:tc>
      </w:tr>
    </w:tbl>
    <w:p w14:paraId="13C3CE55" w14:textId="5B4A7DC7" w:rsidR="007B1588" w:rsidRPr="004431D3" w:rsidRDefault="007B1588" w:rsidP="000A533D">
      <w:pPr>
        <w:spacing w:after="0" w:line="240" w:lineRule="auto"/>
        <w:rPr>
          <w:rFonts w:ascii="Corbel" w:eastAsia="Calibri" w:hAnsi="Corbel"/>
          <w:b/>
        </w:rPr>
      </w:pPr>
    </w:p>
    <w:p w14:paraId="53C815F5" w14:textId="3DFF299A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00EBCB5F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7747D04C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Ekonomia</w:t>
      </w:r>
    </w:p>
    <w:p w14:paraId="190EF9CF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6E924580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7C812E64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02DDABF1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DE3191" w:rsidRPr="004431D3" w14:paraId="386CB475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D19E88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5FA9B27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A1EE74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E9C2BBF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08470FC3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934695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ABAA6C4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59C9DD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45F5B5B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9407245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DE3191" w:rsidRPr="004431D3" w14:paraId="39769D9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3D53BBD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05A81BF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3B305746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890FEEE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 xml:space="preserve">geografia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historia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wiedza o społeczeństwie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informatyka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język obcy nowożytny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7D90DCE1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DE3191" w:rsidRPr="004431D3" w14:paraId="0700FD5C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1687D15E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377C921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56BE9D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27F73B92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polski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52B50EAE" w14:textId="77777777" w:rsidR="00DE3191" w:rsidRPr="004431D3" w:rsidRDefault="00DE319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C046539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FAC1B64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68A3A371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Ekonomia</w:t>
      </w:r>
    </w:p>
    <w:p w14:paraId="68C21744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79037726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14FED8C8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0FCF1A65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DE3191" w:rsidRPr="004431D3" w14:paraId="61899B7C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17344ED7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CC13FC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CB8C5E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78D1E7C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 xml:space="preserve">Dyplom ukończenia studiów. </w:t>
            </w:r>
          </w:p>
          <w:p w14:paraId="0BD766A6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Sugerowane kierunki studiów: ekonomia, finanse i rachunkowość, zarządzanie i pokrewne z dziedziny nauk społecznych (geografia społeczno-ekonomiczna i gospodarka przestrzenna, nauki o bezpieczeństwie, nauki o polityce i administracji, nauki o zarządzaniu i jakości, nauki prawne, nauki socjologiczne) oraz ścisłych (matematyka, informatyka).</w:t>
            </w:r>
          </w:p>
        </w:tc>
      </w:tr>
      <w:tr w:rsidR="00DE3191" w:rsidRPr="004431D3" w14:paraId="746BF293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771ED230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4727C16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670F538C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52050FEE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 w:cstheme="minorHAnsi"/>
              </w:rPr>
              <w:t xml:space="preserve">, która mnożona będzie przez współczynnik: </w:t>
            </w:r>
          </w:p>
          <w:p w14:paraId="2740F0C8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1,8 dla absolwentów kierunku ekonomia o profilu ogólnoakademickim, </w:t>
            </w:r>
          </w:p>
          <w:p w14:paraId="016201E6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1,7 dla absolwentów kierunku finanse i rachunkowość o profilu ogólnoakademickim, </w:t>
            </w:r>
          </w:p>
          <w:p w14:paraId="27EF94D8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1,6 dla absolwentów kierunku ekonomia o profilu praktycznym, </w:t>
            </w:r>
          </w:p>
          <w:p w14:paraId="2D2DF677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>1,5 dla absolwentów kierunku finanse i rachunkowość o profilu praktycznym,</w:t>
            </w:r>
          </w:p>
          <w:p w14:paraId="575509F5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 w:cstheme="minorHAnsi"/>
                <w:sz w:val="22"/>
              </w:rPr>
              <w:t>1,0 dla pozostałych kierunków o profilu ogólnoakademickim i praktycznym.</w:t>
            </w:r>
          </w:p>
        </w:tc>
      </w:tr>
      <w:tr w:rsidR="00DE3191" w:rsidRPr="004431D3" w14:paraId="6DD39E2B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C45EF94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204FC7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456839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26037606" w14:textId="77777777" w:rsidR="00DE3191" w:rsidRPr="004431D3" w:rsidRDefault="00DE3191" w:rsidP="000A533D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lastRenderedPageBreak/>
              <w:t>Ocena na dyplomie ukończenia studiów.</w:t>
            </w:r>
          </w:p>
        </w:tc>
      </w:tr>
    </w:tbl>
    <w:p w14:paraId="6A67B73A" w14:textId="77777777" w:rsidR="00DE3191" w:rsidRPr="004431D3" w:rsidRDefault="00DE319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7ED2395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Kierunek/</w:t>
      </w:r>
      <w:r w:rsidRPr="004431D3">
        <w:rPr>
          <w:rFonts w:ascii="Corbel" w:hAnsi="Corbel"/>
          <w:b/>
          <w:lang w:val="en-US"/>
        </w:rPr>
        <w:t xml:space="preserve"> Major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Ekonomia/</w:t>
      </w:r>
      <w:r w:rsidRPr="004431D3">
        <w:rPr>
          <w:rFonts w:ascii="Corbel" w:hAnsi="Corbel"/>
          <w:lang w:val="en-US"/>
        </w:rPr>
        <w:t xml:space="preserve"> Economics</w:t>
      </w:r>
      <w:r w:rsidRPr="004431D3">
        <w:rPr>
          <w:rFonts w:ascii="Corbel" w:eastAsia="Calibri" w:hAnsi="Corbel"/>
        </w:rPr>
        <w:t xml:space="preserve"> (kierunek prowadzony w języku angielskim)</w:t>
      </w:r>
    </w:p>
    <w:p w14:paraId="4F7ADA1A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</w:t>
      </w:r>
      <w:r w:rsidRPr="004431D3">
        <w:rPr>
          <w:rFonts w:ascii="Corbel" w:hAnsi="Corbel"/>
          <w:b/>
          <w:lang w:val="en-US"/>
        </w:rPr>
        <w:t>/Level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– II stopnia/</w:t>
      </w:r>
      <w:r w:rsidRPr="004431D3">
        <w:rPr>
          <w:rFonts w:ascii="Corbel" w:hAnsi="Corbel"/>
          <w:lang w:val="en-US"/>
        </w:rPr>
        <w:t xml:space="preserve"> Master’s</w:t>
      </w:r>
    </w:p>
    <w:p w14:paraId="370E0285" w14:textId="77777777" w:rsidR="00DE3191" w:rsidRPr="004431D3" w:rsidRDefault="00DE3191" w:rsidP="000A533D">
      <w:pPr>
        <w:pStyle w:val="Bezodstpw"/>
        <w:rPr>
          <w:rFonts w:ascii="Corbel" w:hAnsi="Corbel"/>
          <w:sz w:val="22"/>
          <w:szCs w:val="22"/>
          <w:lang w:val="en-US"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hAnsi="Corbel"/>
          <w:b/>
          <w:lang w:val="en-US"/>
        </w:rPr>
        <w:t>/</w:t>
      </w:r>
      <w:r w:rsidRPr="004431D3">
        <w:rPr>
          <w:rFonts w:ascii="Corbel" w:hAnsi="Corbel"/>
          <w:b/>
          <w:sz w:val="22"/>
          <w:szCs w:val="22"/>
          <w:lang w:val="en-US"/>
        </w:rPr>
        <w:t>Form</w:t>
      </w:r>
      <w:r w:rsidRPr="004431D3">
        <w:rPr>
          <w:rFonts w:ascii="Corbel" w:eastAsia="Calibri" w:hAnsi="Corbel"/>
        </w:rPr>
        <w:t xml:space="preserve"> – stacjonarne/</w:t>
      </w:r>
      <w:r w:rsidRPr="004431D3">
        <w:rPr>
          <w:rFonts w:ascii="Corbel" w:hAnsi="Corbel"/>
          <w:sz w:val="22"/>
          <w:szCs w:val="22"/>
          <w:lang w:val="en-US"/>
        </w:rPr>
        <w:t xml:space="preserve"> Full-time</w:t>
      </w:r>
    </w:p>
    <w:p w14:paraId="2F837173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</w:t>
      </w:r>
      <w:r w:rsidRPr="004431D3">
        <w:rPr>
          <w:rFonts w:ascii="Corbel" w:hAnsi="Corbel"/>
          <w:b/>
          <w:lang w:val="en-US"/>
        </w:rPr>
        <w:t>/Profile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– ogólnoakademicki/</w:t>
      </w:r>
      <w:r w:rsidRPr="004431D3">
        <w:rPr>
          <w:rFonts w:ascii="Corbel" w:hAnsi="Corbel"/>
          <w:lang w:val="en-US"/>
        </w:rPr>
        <w:t xml:space="preserve"> General Academic</w:t>
      </w:r>
    </w:p>
    <w:p w14:paraId="60A4070B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DE3191" w:rsidRPr="004431D3" w14:paraId="346D37EB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0FAF08A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8EC292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6F40E1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7BCC8BE5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 xml:space="preserve">Dyplom ukończenia studiów. </w:t>
            </w:r>
          </w:p>
          <w:p w14:paraId="711FDBB5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Sugerowane kierunki studiów: ekonomia, finanse i rachunkowość, zarządzanie i pokrewne z dziedziny nauk społecznych (geografia społeczno-ekonomiczna i gospodarka przestrzenna, nauki o bezpieczeństwie, nauki o polityce i administracji, nauki o zarządzaniu i jakości, nauki prawne, nauki socjologiczne) oraz ścisłych (matematyka, informatyka).</w:t>
            </w:r>
          </w:p>
          <w:p w14:paraId="6E3C90FB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  <w:lang w:val="en-US"/>
              </w:rPr>
            </w:pPr>
            <w:r w:rsidRPr="004431D3">
              <w:rPr>
                <w:rFonts w:ascii="Corbel" w:hAnsi="Corbel"/>
                <w:lang w:val="en-US"/>
              </w:rPr>
              <w:t xml:space="preserve">Graduate Diploma. </w:t>
            </w:r>
          </w:p>
          <w:p w14:paraId="2492F27C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lang w:val="en-US"/>
              </w:rPr>
              <w:t>Suggested fields of study: economics, finance and accounting, management, and related fields of social sciences (socio-economic geography and spatial management, security sciences, political and administrative sciences, management and quality sciences, legal sciences, sociological sciences, and exact sciences (mathematics, computer science).</w:t>
            </w:r>
          </w:p>
        </w:tc>
      </w:tr>
      <w:tr w:rsidR="00DE3191" w:rsidRPr="004431D3" w14:paraId="5D258DB9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5D07070A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1A5EE36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05B076D2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5DCB0AAA" w14:textId="77777777" w:rsidR="00DE3191" w:rsidRPr="004431D3" w:rsidRDefault="00DE3191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 w:cstheme="minorHAnsi"/>
              </w:rPr>
              <w:t xml:space="preserve">, która mnożona będzie przez współczynnik: </w:t>
            </w:r>
          </w:p>
          <w:p w14:paraId="5164F453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1,8 dla absolwentów kierunku Ekonomia o profilu ogólnoakademickim, </w:t>
            </w:r>
          </w:p>
          <w:p w14:paraId="28FDE274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1,7 dla absolwentów kierunku Finanse i rachunkowość o profilu ogólnoakademickim, </w:t>
            </w:r>
          </w:p>
          <w:p w14:paraId="2EE54EDD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 xml:space="preserve">1,6 dla absolwentów kierunku Ekonomia o profilu praktycznym, </w:t>
            </w:r>
          </w:p>
          <w:p w14:paraId="2E0F3C25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Corbel" w:hAnsi="Corbel" w:cstheme="minorHAnsi"/>
                <w:sz w:val="22"/>
              </w:rPr>
            </w:pPr>
            <w:r w:rsidRPr="004431D3">
              <w:rPr>
                <w:rFonts w:ascii="Corbel" w:hAnsi="Corbel" w:cstheme="minorHAnsi"/>
                <w:sz w:val="22"/>
              </w:rPr>
              <w:t>1,5 dla absolwentów kierunku Finanse i Rachunkowość o profilu praktycznym,</w:t>
            </w:r>
          </w:p>
          <w:p w14:paraId="19831256" w14:textId="77777777" w:rsidR="00DE3191" w:rsidRPr="004431D3" w:rsidRDefault="00DE3191" w:rsidP="000A533D">
            <w:pPr>
              <w:pStyle w:val="Akapitzlist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theme="minorHAnsi"/>
                <w:sz w:val="22"/>
              </w:rPr>
              <w:t>1,0 dla pozostałych kierunków o profilu ogólnoakademickim i praktycznym.</w:t>
            </w:r>
          </w:p>
          <w:p w14:paraId="54633E3D" w14:textId="77777777" w:rsidR="00DE3191" w:rsidRPr="004431D3" w:rsidRDefault="00DE3191" w:rsidP="000A533D">
            <w:pPr>
              <w:pStyle w:val="Akapitzlist"/>
              <w:spacing w:after="0" w:line="240" w:lineRule="auto"/>
              <w:jc w:val="both"/>
              <w:rPr>
                <w:rFonts w:ascii="Corbel" w:eastAsia="Calibri" w:hAnsi="Corbel"/>
              </w:rPr>
            </w:pPr>
          </w:p>
          <w:p w14:paraId="7E57918F" w14:textId="77777777" w:rsidR="00DE3191" w:rsidRPr="004431D3" w:rsidRDefault="00DE3191" w:rsidP="000A533D">
            <w:pPr>
              <w:pStyle w:val="Bezodstpw"/>
              <w:jc w:val="both"/>
              <w:rPr>
                <w:rStyle w:val="jlqj4b"/>
                <w:rFonts w:ascii="Corbel" w:hAnsi="Corbel"/>
                <w:sz w:val="22"/>
                <w:szCs w:val="22"/>
                <w:lang w:val="en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 xml:space="preserve">The arithmetic mean of all positive grades obtained in exams and subjects ending with grades, which will be multiplied by the coefficient: </w:t>
            </w:r>
          </w:p>
          <w:p w14:paraId="00780E45" w14:textId="77777777" w:rsidR="00DE3191" w:rsidRPr="004431D3" w:rsidRDefault="00DE3191" w:rsidP="000A533D">
            <w:pPr>
              <w:pStyle w:val="Bezodstpw"/>
              <w:numPr>
                <w:ilvl w:val="0"/>
                <w:numId w:val="24"/>
              </w:numPr>
              <w:jc w:val="both"/>
              <w:rPr>
                <w:rStyle w:val="jlqj4b"/>
                <w:rFonts w:ascii="Corbel" w:hAnsi="Corbel"/>
                <w:sz w:val="22"/>
                <w:szCs w:val="22"/>
                <w:lang w:val="en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 xml:space="preserve">1.8 for graduates of Economics with a general academic profile, </w:t>
            </w:r>
          </w:p>
          <w:p w14:paraId="18C80F29" w14:textId="77777777" w:rsidR="00DE3191" w:rsidRPr="004431D3" w:rsidRDefault="00DE3191" w:rsidP="000A533D">
            <w:pPr>
              <w:pStyle w:val="Bezodstpw"/>
              <w:numPr>
                <w:ilvl w:val="0"/>
                <w:numId w:val="24"/>
              </w:numPr>
              <w:jc w:val="both"/>
              <w:rPr>
                <w:rStyle w:val="jlqj4b"/>
                <w:rFonts w:ascii="Corbel" w:hAnsi="Corbel"/>
                <w:sz w:val="22"/>
                <w:szCs w:val="22"/>
                <w:lang w:val="en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 xml:space="preserve">1.7 for graduates of Finance and Accounting with a general academic profile, </w:t>
            </w:r>
          </w:p>
          <w:p w14:paraId="4DFA642C" w14:textId="77777777" w:rsidR="00DE3191" w:rsidRPr="004431D3" w:rsidRDefault="00DE3191" w:rsidP="000A533D">
            <w:pPr>
              <w:pStyle w:val="Bezodstpw"/>
              <w:numPr>
                <w:ilvl w:val="0"/>
                <w:numId w:val="24"/>
              </w:numPr>
              <w:jc w:val="both"/>
              <w:rPr>
                <w:rStyle w:val="jlqj4b"/>
                <w:rFonts w:ascii="Corbel" w:hAnsi="Corbel"/>
                <w:sz w:val="22"/>
                <w:szCs w:val="22"/>
                <w:lang w:val="en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 xml:space="preserve">1.6 for graduates of the field of Economics with a practical profile, </w:t>
            </w:r>
          </w:p>
          <w:p w14:paraId="19E1CDE1" w14:textId="77777777" w:rsidR="00DE3191" w:rsidRPr="004431D3" w:rsidRDefault="00DE3191" w:rsidP="000A533D">
            <w:pPr>
              <w:pStyle w:val="Bezodstpw"/>
              <w:numPr>
                <w:ilvl w:val="0"/>
                <w:numId w:val="24"/>
              </w:numPr>
              <w:jc w:val="both"/>
              <w:rPr>
                <w:rStyle w:val="jlqj4b"/>
                <w:rFonts w:ascii="Corbel" w:hAnsi="Corbel"/>
                <w:sz w:val="22"/>
                <w:szCs w:val="22"/>
                <w:lang w:val="en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 xml:space="preserve">1.5 for graduates of Finance and Accounting with a practical profile, </w:t>
            </w:r>
          </w:p>
          <w:p w14:paraId="06A40377" w14:textId="77777777" w:rsidR="00DE3191" w:rsidRPr="004431D3" w:rsidRDefault="00DE3191" w:rsidP="000A533D">
            <w:pPr>
              <w:pStyle w:val="Akapitzlist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t>1.0 for other fields of study with a general academic and practical profile.</w:t>
            </w:r>
          </w:p>
        </w:tc>
      </w:tr>
      <w:tr w:rsidR="00DE3191" w:rsidRPr="004431D3" w14:paraId="27D78BDA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04BAD378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E4F4D3B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3529179" w14:textId="77777777" w:rsidR="00DE3191" w:rsidRPr="004431D3" w:rsidRDefault="00DE319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61A39BE8" w14:textId="77777777" w:rsidR="00DE3191" w:rsidRPr="004431D3" w:rsidRDefault="00DE3191" w:rsidP="000A533D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lastRenderedPageBreak/>
              <w:t>Ocena na dyplomie ukończenia studiów.</w:t>
            </w:r>
          </w:p>
          <w:p w14:paraId="5CA10206" w14:textId="77777777" w:rsidR="00DE3191" w:rsidRPr="004431D3" w:rsidRDefault="00DE3191" w:rsidP="000A533D">
            <w:pPr>
              <w:pStyle w:val="Bezodstpw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Style w:val="jlqj4b"/>
                <w:rFonts w:ascii="Corbel" w:hAnsi="Corbel"/>
                <w:sz w:val="22"/>
                <w:szCs w:val="22"/>
                <w:lang w:val="en"/>
              </w:rPr>
              <w:lastRenderedPageBreak/>
              <w:t>The grade obtained on the graduation diploma.</w:t>
            </w:r>
          </w:p>
        </w:tc>
      </w:tr>
    </w:tbl>
    <w:p w14:paraId="3DB7A792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3F72C21D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45E9D2BF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7226CE04" w14:textId="308DAB1A" w:rsidR="008D239B" w:rsidRPr="004431D3" w:rsidRDefault="008D239B" w:rsidP="008D239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 xml:space="preserve">– Elektroradiologia  </w:t>
      </w:r>
    </w:p>
    <w:p w14:paraId="55BA5761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68B6FBAD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4EE21B13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praktyczny</w:t>
      </w:r>
    </w:p>
    <w:p w14:paraId="53359213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8D239B" w:rsidRPr="004431D3" w14:paraId="28F0AAC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931CB81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658DD39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A2B8083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5659382" w14:textId="77777777" w:rsidR="008D239B" w:rsidRPr="004431D3" w:rsidRDefault="008D239B" w:rsidP="00181BDE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Biologia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  <w:r w:rsidRPr="004431D3">
              <w:rPr>
                <w:rFonts w:ascii="Corbel" w:hAnsi="Corbel"/>
              </w:rPr>
              <w:br/>
            </w:r>
            <w:r w:rsidRPr="004431D3">
              <w:rPr>
                <w:rFonts w:ascii="Corbel" w:hAnsi="Corbel"/>
                <w:b/>
              </w:rPr>
              <w:t xml:space="preserve">LUB </w:t>
            </w:r>
            <w:r w:rsidRPr="004431D3">
              <w:rPr>
                <w:rFonts w:ascii="Corbel" w:hAnsi="Corbel"/>
                <w:b/>
              </w:rPr>
              <w:br/>
              <w:t>Biologia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  <w:r w:rsidRPr="004431D3">
              <w:rPr>
                <w:rFonts w:ascii="Corbel" w:hAnsi="Corbel"/>
                <w:b/>
              </w:rPr>
              <w:t xml:space="preserve"> i wyniki egzaminu potwierdzającego kwalifikacje w zawodzie Technik Elektroradiolog</w:t>
            </w:r>
          </w:p>
        </w:tc>
        <w:tc>
          <w:tcPr>
            <w:tcW w:w="2306" w:type="dxa"/>
            <w:vMerge w:val="restart"/>
            <w:vAlign w:val="center"/>
          </w:tcPr>
          <w:p w14:paraId="64D8B578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68B6B53A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4535CD8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4D1D9E17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0446A71C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25858CFA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F7E2851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5DD6890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4A0164E8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3288F737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4B80D824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8D239B" w:rsidRPr="004431D3" w14:paraId="05760FF5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3D47BFF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9A5A818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32EA557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F89E7EE" w14:textId="753FB743" w:rsidR="008D239B" w:rsidRPr="004431D3" w:rsidRDefault="008D239B" w:rsidP="005A6737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 xml:space="preserve">: </w:t>
            </w:r>
            <w:r w:rsidRPr="004431D3">
              <w:rPr>
                <w:rFonts w:ascii="Corbel" w:hAnsi="Corbel"/>
                <w:b/>
              </w:rPr>
              <w:t xml:space="preserve">chemia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fizyka/fizyka z astronomią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 na poziomie podstawowym lub rozszerzonym  z</w:t>
            </w:r>
            <w:r w:rsidR="005A6737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części pisemnej egzaminu maturalnego</w:t>
            </w:r>
          </w:p>
        </w:tc>
        <w:tc>
          <w:tcPr>
            <w:tcW w:w="2306" w:type="dxa"/>
            <w:vMerge/>
          </w:tcPr>
          <w:p w14:paraId="38934976" w14:textId="77777777" w:rsidR="008D239B" w:rsidRPr="004431D3" w:rsidRDefault="008D239B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8D239B" w:rsidRPr="004431D3" w14:paraId="4381C756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D4EE68C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6EF59B4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7514E38" w14:textId="77777777" w:rsidR="008D239B" w:rsidRPr="004431D3" w:rsidRDefault="008D239B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5328FAF" w14:textId="77777777" w:rsidR="008D239B" w:rsidRPr="004431D3" w:rsidRDefault="008D239B" w:rsidP="00181BDE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5FBF2881" w14:textId="77777777" w:rsidR="008D239B" w:rsidRPr="004431D3" w:rsidRDefault="008D239B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4C90C5A" w14:textId="77777777" w:rsidR="008D239B" w:rsidRPr="004431D3" w:rsidRDefault="008D239B" w:rsidP="008D239B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FEBB7EF" w14:textId="77777777" w:rsidR="008D239B" w:rsidRPr="004431D3" w:rsidRDefault="008D239B" w:rsidP="008D239B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131D04B6" w14:textId="77777777" w:rsidR="00DE3191" w:rsidRPr="004431D3" w:rsidRDefault="00DE3191" w:rsidP="000A533D">
      <w:pPr>
        <w:spacing w:after="0" w:line="240" w:lineRule="auto"/>
        <w:rPr>
          <w:rFonts w:ascii="Corbel" w:eastAsia="Calibri" w:hAnsi="Corbel"/>
          <w:b/>
        </w:rPr>
      </w:pPr>
    </w:p>
    <w:p w14:paraId="59CF50EB" w14:textId="060AF494" w:rsidR="00B20912" w:rsidRPr="004431D3" w:rsidRDefault="00B2091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D557701" w14:textId="77777777" w:rsidR="00A65632" w:rsidRPr="004431D3" w:rsidRDefault="00A6563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1603080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Filologia angielska</w:t>
      </w:r>
    </w:p>
    <w:p w14:paraId="62314BE8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1839DFF9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7F52067B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08CF9147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4A48C564" w14:textId="77777777" w:rsidTr="00A65632">
        <w:trPr>
          <w:trHeight w:val="1353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1E04F62F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F65350D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8B1149B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C7052D4" w14:textId="7132FF7A" w:rsidR="00B20912" w:rsidRPr="004431D3" w:rsidRDefault="00B6722E" w:rsidP="005A6737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Style w:val="normaltextrun"/>
                <w:rFonts w:ascii="Corbel" w:hAnsi="Corbel"/>
                <w:b/>
                <w:bCs/>
                <w:szCs w:val="18"/>
                <w:shd w:val="clear" w:color="auto" w:fill="FFFFFF"/>
              </w:rPr>
              <w:t>Język angielski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– 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na 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poziom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ie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podstawowy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m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lub rozszerzony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m</w:t>
            </w:r>
            <w:r w:rsidR="005A6737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</w:t>
            </w:r>
            <w:r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z części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pisemnej egzaminu maturalnego lub </w:t>
            </w:r>
            <w:r w:rsidR="002B14EF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z matury dwujęzycznej </w:t>
            </w:r>
          </w:p>
        </w:tc>
        <w:tc>
          <w:tcPr>
            <w:tcW w:w="2306" w:type="dxa"/>
            <w:vMerge w:val="restart"/>
            <w:vAlign w:val="center"/>
          </w:tcPr>
          <w:p w14:paraId="17F0727A" w14:textId="6E80CAA6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5DEB3CA9" w14:textId="77777777" w:rsidR="00A65632" w:rsidRPr="004431D3" w:rsidRDefault="00A6563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E646618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6CAD9443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5A1DBDC2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2059936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BD38F5F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633B8CE" w14:textId="301A5F35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7EC336C9" w14:textId="77777777" w:rsidR="00181BDE" w:rsidRPr="004431D3" w:rsidRDefault="00181BDE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09456BE4" w14:textId="77777777" w:rsidR="008B7123" w:rsidRPr="004431D3" w:rsidRDefault="008B712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 xml:space="preserve">Dla matury </w:t>
            </w:r>
          </w:p>
          <w:p w14:paraId="4748AE05" w14:textId="77777777" w:rsidR="00B20912" w:rsidRPr="004431D3" w:rsidRDefault="008B712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>dwujęzycznej</w:t>
            </w:r>
            <w:r w:rsidRPr="004431D3">
              <w:rPr>
                <w:rFonts w:ascii="Corbel" w:eastAsia="Calibri" w:hAnsi="Corbel"/>
                <w:b/>
                <w:sz w:val="18"/>
              </w:rPr>
              <w:t>**</w:t>
            </w:r>
          </w:p>
        </w:tc>
      </w:tr>
      <w:tr w:rsidR="000D0B2D" w:rsidRPr="004431D3" w14:paraId="57275781" w14:textId="77777777" w:rsidTr="00B20912">
        <w:tc>
          <w:tcPr>
            <w:tcW w:w="567" w:type="dxa"/>
            <w:shd w:val="clear" w:color="auto" w:fill="E5DFEC" w:themeFill="accent4" w:themeFillTint="33"/>
            <w:vAlign w:val="center"/>
          </w:tcPr>
          <w:p w14:paraId="64C9636B" w14:textId="77777777" w:rsidR="00B20912" w:rsidRPr="004431D3" w:rsidRDefault="00B6722E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CF7F4C3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F759E1A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E3F2D4E" w14:textId="6253073C" w:rsidR="00B6722E" w:rsidRPr="004431D3" w:rsidRDefault="00B6722E" w:rsidP="000A533D">
            <w:pPr>
              <w:spacing w:after="0" w:line="240" w:lineRule="auto"/>
              <w:jc w:val="both"/>
              <w:rPr>
                <w:rStyle w:val="eop"/>
                <w:rFonts w:ascii="Corbel" w:hAnsi="Corbel"/>
                <w:szCs w:val="18"/>
                <w:shd w:val="clear" w:color="auto" w:fill="FFFFFF"/>
              </w:rPr>
            </w:pPr>
            <w:r w:rsidRPr="004431D3">
              <w:rPr>
                <w:rStyle w:val="normaltextrun"/>
                <w:rFonts w:ascii="Corbel" w:hAnsi="Corbel"/>
                <w:b/>
                <w:bCs/>
                <w:szCs w:val="18"/>
                <w:shd w:val="clear" w:color="auto" w:fill="FFFFFF"/>
              </w:rPr>
              <w:t>Język polski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</w:t>
            </w:r>
            <w:r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–</w:t>
            </w:r>
            <w:r w:rsidR="005A6737"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 xml:space="preserve"> </w:t>
            </w:r>
            <w:r w:rsidR="005B3744"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 xml:space="preserve">na </w:t>
            </w:r>
            <w:r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poziom</w:t>
            </w:r>
            <w:r w:rsidR="005B3744"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ie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podstawowy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m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lub rozszerzony</w:t>
            </w:r>
            <w:r w:rsidR="005B3744"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>m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z części pisemnej egzaminu maturalnego</w:t>
            </w:r>
          </w:p>
          <w:p w14:paraId="28B9C581" w14:textId="77777777" w:rsidR="00B20912" w:rsidRPr="004431D3" w:rsidRDefault="00B20912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  <w:tc>
          <w:tcPr>
            <w:tcW w:w="2306" w:type="dxa"/>
            <w:vMerge/>
          </w:tcPr>
          <w:p w14:paraId="79DABA3B" w14:textId="77777777" w:rsidR="00B20912" w:rsidRPr="004431D3" w:rsidRDefault="00B20912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B54C343" w14:textId="77777777" w:rsidR="00B20912" w:rsidRPr="004431D3" w:rsidRDefault="00B20912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DD39B30" w14:textId="77777777" w:rsidR="008B7123" w:rsidRPr="004431D3" w:rsidRDefault="00B20912" w:rsidP="000A533D">
      <w:pPr>
        <w:pStyle w:val="paragraph"/>
        <w:spacing w:before="0" w:beforeAutospacing="0" w:after="0" w:afterAutospacing="0"/>
        <w:textAlignment w:val="baseline"/>
        <w:rPr>
          <w:rFonts w:ascii="Corbel" w:hAnsi="Corbel" w:cs="Segoe UI"/>
          <w:b/>
          <w:bCs/>
          <w:sz w:val="18"/>
          <w:szCs w:val="18"/>
        </w:rPr>
      </w:pPr>
      <w:r w:rsidRPr="004431D3">
        <w:rPr>
          <w:rFonts w:ascii="Corbel" w:eastAsia="Calibri" w:hAnsi="Corbel"/>
          <w:sz w:val="18"/>
        </w:rPr>
        <w:t xml:space="preserve">** </w:t>
      </w:r>
      <w:r w:rsidR="008B7123" w:rsidRPr="004431D3">
        <w:rPr>
          <w:rStyle w:val="normaltextrun"/>
          <w:rFonts w:ascii="Corbel" w:hAnsi="Corbel" w:cs="Segoe UI"/>
          <w:sz w:val="18"/>
          <w:szCs w:val="18"/>
        </w:rPr>
        <w:t xml:space="preserve">Wyniki procentowe z matury dwujęzycznej  przelicza się na wynik właściwy poziomowi rozszerzonemu w następujący sposób: </w:t>
      </w:r>
      <w:r w:rsidR="008B7123"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poziom rozszerzony = matura dwujęzyczna x 1,3</w:t>
      </w:r>
    </w:p>
    <w:p w14:paraId="59F53C9B" w14:textId="77777777" w:rsidR="00B20912" w:rsidRPr="004431D3" w:rsidRDefault="008B7123" w:rsidP="000A533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rbel" w:hAnsi="Corbel" w:cs="Segoe UI"/>
          <w:sz w:val="18"/>
          <w:szCs w:val="18"/>
        </w:rPr>
      </w:pPr>
      <w:r w:rsidRPr="004431D3">
        <w:rPr>
          <w:rStyle w:val="normaltextrun"/>
          <w:rFonts w:ascii="Corbel" w:hAnsi="Corbel" w:cs="Segoe UI"/>
          <w:sz w:val="18"/>
          <w:szCs w:val="18"/>
        </w:rPr>
        <w:t>Wynik zaokrągla się do pełnych jednostek i nie może on przekroczyć 100%. Uzyskany w ten sposób wynik traktowany jest jako wynik z egzaminu maturaln</w:t>
      </w:r>
      <w:r w:rsidR="002D708C" w:rsidRPr="004431D3">
        <w:rPr>
          <w:rStyle w:val="normaltextrun"/>
          <w:rFonts w:ascii="Corbel" w:hAnsi="Corbel" w:cs="Segoe UI"/>
          <w:sz w:val="18"/>
          <w:szCs w:val="18"/>
        </w:rPr>
        <w:t>ego na poziomie rozszerzonym i </w:t>
      </w:r>
      <w:r w:rsidRPr="004431D3">
        <w:rPr>
          <w:rStyle w:val="normaltextrun"/>
          <w:rFonts w:ascii="Corbel" w:hAnsi="Corbel" w:cs="Segoe UI"/>
          <w:sz w:val="18"/>
          <w:szCs w:val="18"/>
        </w:rPr>
        <w:t>w</w:t>
      </w:r>
      <w:r w:rsidR="002D708C" w:rsidRPr="004431D3">
        <w:rPr>
          <w:rStyle w:val="normaltextrun"/>
          <w:rFonts w:ascii="Corbel" w:hAnsi="Corbel" w:cs="Segoe UI"/>
          <w:sz w:val="18"/>
          <w:szCs w:val="18"/>
        </w:rPr>
        <w:t> </w:t>
      </w:r>
      <w:r w:rsidRPr="004431D3">
        <w:rPr>
          <w:rStyle w:val="normaltextrun"/>
          <w:rFonts w:ascii="Corbel" w:hAnsi="Corbel" w:cs="Segoe UI"/>
          <w:sz w:val="18"/>
          <w:szCs w:val="18"/>
        </w:rPr>
        <w:t xml:space="preserve">związku z tym </w:t>
      </w:r>
      <w:r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mnożony razy 2.</w:t>
      </w:r>
    </w:p>
    <w:p w14:paraId="3022DAAE" w14:textId="77777777" w:rsidR="008B7123" w:rsidRPr="004431D3" w:rsidRDefault="008B7123" w:rsidP="000A533D">
      <w:pPr>
        <w:spacing w:after="0" w:line="240" w:lineRule="auto"/>
        <w:rPr>
          <w:rFonts w:ascii="Corbel" w:eastAsia="Times New Roman" w:hAnsi="Corbel"/>
          <w:strike/>
          <w:sz w:val="18"/>
          <w:lang w:eastAsia="pl-PL"/>
        </w:rPr>
      </w:pPr>
    </w:p>
    <w:p w14:paraId="442C0CEB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Filologia angielska</w:t>
      </w:r>
    </w:p>
    <w:p w14:paraId="68F866B0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1C886D8B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stacjonarne/niestacjonarne</w:t>
      </w:r>
    </w:p>
    <w:p w14:paraId="38DF2DC9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64EC4C03" w14:textId="77777777" w:rsidR="00B20912" w:rsidRPr="004431D3" w:rsidRDefault="00B20912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60633AAE" w14:textId="77777777" w:rsidTr="001C0A01">
        <w:tc>
          <w:tcPr>
            <w:tcW w:w="203" w:type="pct"/>
            <w:shd w:val="clear" w:color="auto" w:fill="E5DFEC" w:themeFill="accent4" w:themeFillTint="33"/>
            <w:vAlign w:val="center"/>
          </w:tcPr>
          <w:p w14:paraId="582D00AE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17FFB23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5D24515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EB10886" w14:textId="1067BF4B" w:rsidR="008B7123" w:rsidRPr="004431D3" w:rsidRDefault="008B7123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 xml:space="preserve">Dyplom ukończenia studiów I stopnia na kierunku filologia angielska, lingwistyka stosowana (z językiem angielskim jako wiodącym), lub na innym kierunku neofilologicznym, przy czym w tym wypadku kandydat powinien posiadać dodatkowo </w:t>
            </w:r>
            <w:r w:rsidRPr="004431D3">
              <w:rPr>
                <w:rFonts w:ascii="Corbel" w:hAnsi="Corbel" w:cs="Arial"/>
                <w:shd w:val="clear" w:color="auto" w:fill="FFFFFF"/>
              </w:rPr>
              <w:t>jeden z międzynarodowych certyfikatów sprawdzających i potwierdzaj</w:t>
            </w:r>
            <w:r w:rsidR="00A65632" w:rsidRPr="004431D3">
              <w:rPr>
                <w:rFonts w:ascii="Corbel" w:hAnsi="Corbel" w:cs="Arial"/>
                <w:shd w:val="clear" w:color="auto" w:fill="FFFFFF"/>
              </w:rPr>
              <w:t>ących posiadanie umiejętności i </w:t>
            </w:r>
            <w:r w:rsidRPr="004431D3">
              <w:rPr>
                <w:rFonts w:ascii="Corbel" w:hAnsi="Corbel" w:cs="Arial"/>
                <w:shd w:val="clear" w:color="auto" w:fill="FFFFFF"/>
              </w:rPr>
              <w:t>kompetencji językowych z języka angielskiego na poziomie zaawansowania, co najmniej C1 (wg CEFR).</w:t>
            </w:r>
          </w:p>
          <w:p w14:paraId="48A0EAF9" w14:textId="64DCBFB8" w:rsidR="00B20912" w:rsidRPr="004431D3" w:rsidRDefault="008B7123" w:rsidP="000A533D">
            <w:pPr>
              <w:spacing w:after="0" w:line="240" w:lineRule="auto"/>
              <w:jc w:val="both"/>
              <w:rPr>
                <w:rFonts w:ascii="Corbel" w:eastAsia="Calibri" w:hAnsi="Corbel" w:cs="Times New Roman"/>
                <w:b/>
              </w:rPr>
            </w:pPr>
            <w:r w:rsidRPr="00BE578A">
              <w:rPr>
                <w:rFonts w:ascii="Corbel" w:eastAsia="Calibri" w:hAnsi="Corbel" w:cs="Times New Roman"/>
                <w:b/>
              </w:rPr>
              <w:t xml:space="preserve">Specjalność nauczycielska: </w:t>
            </w:r>
            <w:r w:rsidRPr="00BE578A">
              <w:rPr>
                <w:rFonts w:ascii="Corbel" w:eastAsia="Calibri" w:hAnsi="Corbel" w:cs="Times New Roman"/>
                <w:bCs/>
              </w:rPr>
              <w:t>k</w:t>
            </w:r>
            <w:r w:rsidRPr="00BE578A">
              <w:rPr>
                <w:rFonts w:ascii="Corbel" w:eastAsia="Calibri" w:hAnsi="Corbel" w:cs="Times New Roman"/>
              </w:rPr>
              <w:t>andydat powinien mieć zrealizowane pełne przygotowanie psychologiczno-pedagogiczne (blok B) w wymiarze przewidzianym w standardzie kształcenia nauc</w:t>
            </w:r>
            <w:r w:rsidR="00D9222F" w:rsidRPr="00BE578A">
              <w:rPr>
                <w:rFonts w:ascii="Corbel" w:eastAsia="Calibri" w:hAnsi="Corbel" w:cs="Times New Roman"/>
              </w:rPr>
              <w:t>zycieli (Rozporządzenie MNiSW z </w:t>
            </w:r>
            <w:r w:rsidRPr="00BE578A">
              <w:rPr>
                <w:rFonts w:ascii="Corbel" w:eastAsia="Calibri" w:hAnsi="Corbel" w:cs="Times New Roman"/>
              </w:rPr>
              <w:t>25.07.2019, Dz.U. z 2019r., poz. 1450), przygotowanie z zakresu podstaw dydaktyki i emisji głosu (blok C) oraz częściowe przygotowanie z  zakresu dydaktyki języka angielskiego. W przypadku braku wymaganej liczby godzin lub punktów ECTS, kandydat będzie zobowiązany do uzupełnienia wyznaczonych różnic programowych.</w:t>
            </w:r>
          </w:p>
        </w:tc>
      </w:tr>
      <w:tr w:rsidR="000D0B2D" w:rsidRPr="004431D3" w14:paraId="220DF567" w14:textId="77777777" w:rsidTr="001C0A01">
        <w:tc>
          <w:tcPr>
            <w:tcW w:w="203" w:type="pct"/>
            <w:shd w:val="clear" w:color="auto" w:fill="E5DFEC" w:themeFill="accent4" w:themeFillTint="33"/>
            <w:vAlign w:val="center"/>
          </w:tcPr>
          <w:p w14:paraId="59CF1873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8E9DB8D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E98A004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003F9399" w14:textId="54956494" w:rsidR="00B20912" w:rsidRPr="004431D3" w:rsidRDefault="00CC1FF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 xml:space="preserve">Średnia arytmetyczna ocen z toku studiów oraz ocena na dyplomie ukończenia studiów. </w:t>
            </w:r>
          </w:p>
        </w:tc>
      </w:tr>
      <w:tr w:rsidR="000D0B2D" w:rsidRPr="004431D3" w14:paraId="093E61FE" w14:textId="77777777" w:rsidTr="001C0A01">
        <w:tc>
          <w:tcPr>
            <w:tcW w:w="203" w:type="pct"/>
            <w:shd w:val="clear" w:color="auto" w:fill="E5DFEC" w:themeFill="accent4" w:themeFillTint="33"/>
            <w:vAlign w:val="center"/>
          </w:tcPr>
          <w:p w14:paraId="0C8C3954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A800342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C0A0094" w14:textId="77777777" w:rsidR="00B20912" w:rsidRPr="004431D3" w:rsidRDefault="00B2091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46C4DC25" w14:textId="77777777" w:rsidR="00B20912" w:rsidRPr="004431D3" w:rsidRDefault="008B7123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 w:cs="Times New Roman"/>
              </w:rPr>
              <w:t>Ocena z ostatniego egzaminu z Praktycznej Nauki Języka Angielskiego lub z przedmiotu Pisanie (Praktyczna Nauka Języka Angielskiego) na studiach I stopnia.</w:t>
            </w:r>
          </w:p>
        </w:tc>
      </w:tr>
    </w:tbl>
    <w:p w14:paraId="39420BFD" w14:textId="77777777" w:rsidR="001C0A01" w:rsidRPr="004431D3" w:rsidRDefault="001C0A0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35D2C406" w14:textId="06029E52" w:rsidR="001C0A01" w:rsidRPr="004431D3" w:rsidRDefault="001C0A0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D806DFB" w14:textId="77777777" w:rsidR="00366254" w:rsidRPr="004431D3" w:rsidRDefault="00366254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58FDBD1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Filologia germańska</w:t>
      </w:r>
    </w:p>
    <w:p w14:paraId="3AF0B4EC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3F598CF6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6981A14A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2D15919D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5AD5564C" w14:textId="77777777" w:rsidTr="000D0B2D">
        <w:trPr>
          <w:trHeight w:val="109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F8005EF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D7069C1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C95F957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B7B" w14:textId="77777777" w:rsidR="000D0B2D" w:rsidRPr="004431D3" w:rsidRDefault="000D0B2D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>j</w:t>
            </w:r>
            <w:r w:rsidRPr="004431D3">
              <w:rPr>
                <w:rFonts w:ascii="Corbel" w:eastAsia="Calibri" w:hAnsi="Corbel"/>
                <w:b/>
              </w:rPr>
              <w:t>ęzyk niemiecki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inny 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9575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3501994C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962D2C0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7F3BD6EE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35B157BB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F7F70BB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714A0EF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D6EB2FD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688293FF" w14:textId="77777777" w:rsidTr="000D0B2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55C78E7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79700DA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70850E2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D5F4" w14:textId="4D6EF3B8" w:rsidR="000D0B2D" w:rsidRPr="004431D3" w:rsidRDefault="000D0B2D" w:rsidP="000A533D">
            <w:pPr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3F67C9">
              <w:rPr>
                <w:rFonts w:ascii="Corbel" w:eastAsia="Calibri" w:hAnsi="Corbel"/>
                <w:b/>
              </w:rPr>
              <w:t xml:space="preserve">Ocena </w:t>
            </w:r>
            <w:r w:rsidR="003F67C9">
              <w:rPr>
                <w:rFonts w:ascii="Corbel" w:eastAsia="Calibri" w:hAnsi="Corbel"/>
                <w:b/>
              </w:rPr>
              <w:t xml:space="preserve">ze świadectwa </w:t>
            </w:r>
            <w:r w:rsidRPr="004431D3">
              <w:rPr>
                <w:rFonts w:ascii="Corbel" w:eastAsia="Calibri" w:hAnsi="Corbel"/>
                <w:b/>
              </w:rPr>
              <w:t>ukończe</w:t>
            </w:r>
            <w:r w:rsidR="00183AA0" w:rsidRPr="004431D3">
              <w:rPr>
                <w:rFonts w:ascii="Corbel" w:eastAsia="Calibri" w:hAnsi="Corbel"/>
                <w:b/>
              </w:rPr>
              <w:t>nia szkoły średniej z jednego z </w:t>
            </w:r>
            <w:r w:rsidRPr="004431D3">
              <w:rPr>
                <w:rFonts w:ascii="Corbel" w:eastAsia="Calibri" w:hAnsi="Corbel"/>
                <w:b/>
              </w:rPr>
              <w:t>następujących przedmiotów: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historia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="005B3744" w:rsidRPr="004431D3">
              <w:rPr>
                <w:rFonts w:ascii="Corbel" w:eastAsia="Calibri" w:hAnsi="Corbel"/>
                <w:b/>
              </w:rPr>
              <w:t>wiedza o </w:t>
            </w:r>
            <w:r w:rsidRPr="004431D3">
              <w:rPr>
                <w:rFonts w:ascii="Corbel" w:eastAsia="Calibri" w:hAnsi="Corbel"/>
                <w:b/>
              </w:rPr>
              <w:t>społeczeństwie</w:t>
            </w:r>
            <w:r w:rsidRPr="004431D3">
              <w:rPr>
                <w:rFonts w:ascii="Corbel" w:eastAsia="Calibri" w:hAnsi="Corbel"/>
              </w:rPr>
              <w:t xml:space="preserve"> według następującego przelicznika</w:t>
            </w:r>
            <w:r w:rsidRPr="004431D3">
              <w:rPr>
                <w:rFonts w:ascii="Corbel" w:hAnsi="Corbel" w:cstheme="minorHAnsi"/>
              </w:rPr>
              <w:t xml:space="preserve">: </w:t>
            </w:r>
          </w:p>
          <w:p w14:paraId="0503C20B" w14:textId="77777777" w:rsidR="000D0B2D" w:rsidRPr="004431D3" w:rsidRDefault="000D0B2D" w:rsidP="000A533D">
            <w:pPr>
              <w:spacing w:after="0" w:line="240" w:lineRule="auto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6 (celujący) = 100 punktów </w:t>
            </w:r>
          </w:p>
          <w:p w14:paraId="7C37CFA6" w14:textId="77777777" w:rsidR="000D0B2D" w:rsidRPr="004431D3" w:rsidRDefault="000D0B2D" w:rsidP="000A533D">
            <w:pPr>
              <w:spacing w:after="0" w:line="240" w:lineRule="auto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5 (bardzo dobry) = 90 punktów </w:t>
            </w:r>
          </w:p>
          <w:p w14:paraId="0426013A" w14:textId="77777777" w:rsidR="000D0B2D" w:rsidRPr="004431D3" w:rsidRDefault="000D0B2D" w:rsidP="000A533D">
            <w:pPr>
              <w:spacing w:after="0" w:line="240" w:lineRule="auto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ocena 4 (dobry) = 75 punktów</w:t>
            </w:r>
          </w:p>
          <w:p w14:paraId="4109D387" w14:textId="77777777" w:rsidR="000D0B2D" w:rsidRPr="004431D3" w:rsidRDefault="000D0B2D" w:rsidP="000A533D">
            <w:pPr>
              <w:spacing w:after="0" w:line="240" w:lineRule="auto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3 (dostateczny) = 50 punktów </w:t>
            </w:r>
          </w:p>
          <w:p w14:paraId="3104CA7F" w14:textId="77777777" w:rsidR="000D0B2D" w:rsidRPr="004431D3" w:rsidRDefault="000D0B2D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 w:cstheme="minorHAnsi"/>
              </w:rPr>
              <w:t>ocena 2 (dopuszczający) = 30 punktów</w:t>
            </w:r>
          </w:p>
        </w:tc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258F" w14:textId="77777777" w:rsidR="000D0B2D" w:rsidRPr="004431D3" w:rsidRDefault="000D0B2D" w:rsidP="000A533D">
            <w:pPr>
              <w:spacing w:after="0" w:line="240" w:lineRule="auto"/>
              <w:rPr>
                <w:rFonts w:ascii="Corbel" w:eastAsia="Calibri" w:hAnsi="Corbel"/>
                <w:sz w:val="18"/>
              </w:rPr>
            </w:pPr>
          </w:p>
        </w:tc>
      </w:tr>
    </w:tbl>
    <w:p w14:paraId="74748E8D" w14:textId="77777777" w:rsidR="000D0B2D" w:rsidRPr="004431D3" w:rsidRDefault="000D0B2D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68DAD29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  <w:b/>
        </w:rPr>
      </w:pPr>
    </w:p>
    <w:p w14:paraId="7438D422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Filologia germańska</w:t>
      </w:r>
    </w:p>
    <w:p w14:paraId="432F1F2D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01CBE0E3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057F0849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756D8540" w14:textId="77777777" w:rsidR="000D0B2D" w:rsidRPr="004431D3" w:rsidRDefault="000D0B2D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5D2E50C4" w14:textId="77777777" w:rsidTr="000D0B2D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59DE9F2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6249D4B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5B2F873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100B" w14:textId="77777777" w:rsidR="00A65632" w:rsidRPr="004431D3" w:rsidRDefault="00A65632" w:rsidP="000A533D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 xml:space="preserve">Specjalność nauczycielska: </w:t>
            </w:r>
          </w:p>
          <w:p w14:paraId="1A737FDA" w14:textId="13F876BE" w:rsidR="00356156" w:rsidRPr="004431D3" w:rsidRDefault="000D0B2D" w:rsidP="000A533D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orbel" w:eastAsia="Times New Roman" w:hAnsi="Corbel"/>
              </w:rPr>
            </w:pPr>
            <w:r w:rsidRPr="004431D3">
              <w:rPr>
                <w:rFonts w:ascii="Corbel" w:hAnsi="Corbel"/>
              </w:rPr>
              <w:t xml:space="preserve">Dyplom ukończenia studiów I stopnia na kierunku </w:t>
            </w:r>
            <w:r w:rsidRPr="004431D3">
              <w:rPr>
                <w:rFonts w:ascii="Corbel" w:eastAsia="Times New Roman" w:hAnsi="Corbel"/>
              </w:rPr>
              <w:t>filologia germańska na specjalności nauczycielskiej. Kandydat wykazuje znajomość języka niemieckiego na poziomie C1 Europejskiego Systemu Opisu Kształcenia Rady Europy,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Times New Roman" w:hAnsi="Corbel"/>
              </w:rPr>
              <w:t>posiada wiedzę (na poziomie studiów I stopnia filologii germańskiej) z zakresu dyscypliny naukowej odpowiadającej wybranej specjalności magisterskiej.</w:t>
            </w:r>
          </w:p>
          <w:p w14:paraId="4004A281" w14:textId="77777777" w:rsidR="00A65632" w:rsidRPr="004431D3" w:rsidRDefault="00356156" w:rsidP="000A533D">
            <w:pPr>
              <w:pStyle w:val="Default"/>
              <w:jc w:val="both"/>
              <w:rPr>
                <w:rFonts w:ascii="Corbel" w:eastAsia="Times New Roman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Studia drugiego stopnia w specjalności nauczycielskiej stanowią kontynuację po studiach pierwszego stopnia przygotowujących do wykonywania zawodu nauczyciela. </w:t>
            </w:r>
          </w:p>
          <w:p w14:paraId="0DF22215" w14:textId="1C935D9E" w:rsidR="000D0B2D" w:rsidRPr="004431D3" w:rsidRDefault="000D0B2D" w:rsidP="000A533D">
            <w:pPr>
              <w:pStyle w:val="Default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eastAsia="Times New Roman" w:hAnsi="Corbel"/>
                <w:sz w:val="22"/>
                <w:szCs w:val="22"/>
              </w:rPr>
              <w:t xml:space="preserve">Kandydat powinien posiadać przygotowanie psychologiczno-pedagogiczne (blok B), przygotowanie z zakresu podstaw dydaktyki i emisji głosu (blok C) w wymiarze określonym w standardzie kształcenia nauczycieli </w:t>
            </w:r>
            <w:r w:rsidRPr="004431D3">
              <w:rPr>
                <w:rFonts w:ascii="Corbel" w:eastAsia="Times New Roman" w:hAnsi="Corbel"/>
                <w:sz w:val="22"/>
                <w:szCs w:val="22"/>
              </w:rPr>
              <w:lastRenderedPageBreak/>
              <w:t>(Rozporządzenie MNiSW z 25.07.2019 r. – tj. Dz.U. z 2021 r., poz. 890 ze zm.) oraz częściowe przygotowanie dydaktyczne do nauczania języka niemieckiego w wymiarze określonym w programie studiów pierwszego stopnia na kierunku filologia germańska prowadzonym w UR. W przypadku braku wymagane</w:t>
            </w:r>
            <w:r w:rsidR="00473EC5" w:rsidRPr="004431D3">
              <w:rPr>
                <w:rFonts w:ascii="Corbel" w:eastAsia="Times New Roman" w:hAnsi="Corbel"/>
                <w:sz w:val="22"/>
                <w:szCs w:val="22"/>
              </w:rPr>
              <w:t>j liczby godzin lub pkt. ECTS w </w:t>
            </w:r>
            <w:r w:rsidRPr="004431D3">
              <w:rPr>
                <w:rFonts w:ascii="Corbel" w:eastAsia="Times New Roman" w:hAnsi="Corbel"/>
                <w:sz w:val="22"/>
                <w:szCs w:val="22"/>
              </w:rPr>
              <w:t>wymienionym powyżej zakresie, kandydat przyjęty na studia, celem uzyskania pełnego przygotowania</w:t>
            </w:r>
            <w:r w:rsidR="00473EC5" w:rsidRPr="004431D3">
              <w:rPr>
                <w:rFonts w:ascii="Corbel" w:eastAsia="Times New Roman" w:hAnsi="Corbel"/>
                <w:sz w:val="22"/>
                <w:szCs w:val="22"/>
              </w:rPr>
              <w:t xml:space="preserve"> </w:t>
            </w:r>
            <w:r w:rsidRPr="004431D3">
              <w:rPr>
                <w:rFonts w:ascii="Corbel" w:eastAsia="Times New Roman" w:hAnsi="Corbel"/>
                <w:sz w:val="22"/>
                <w:szCs w:val="22"/>
              </w:rPr>
              <w:t>do wykonywania zawodu nauczyciela zgodnie z obowiązującym standardem kształcenia, będzie zobowiązany</w:t>
            </w:r>
            <w:r w:rsidR="00473EC5" w:rsidRPr="004431D3">
              <w:rPr>
                <w:rFonts w:ascii="Corbel" w:eastAsia="Times New Roman" w:hAnsi="Corbel"/>
                <w:sz w:val="22"/>
                <w:szCs w:val="22"/>
              </w:rPr>
              <w:t xml:space="preserve"> </w:t>
            </w:r>
            <w:r w:rsidRPr="004431D3">
              <w:rPr>
                <w:rFonts w:ascii="Corbel" w:eastAsia="Times New Roman" w:hAnsi="Corbel"/>
                <w:sz w:val="22"/>
                <w:szCs w:val="22"/>
              </w:rPr>
              <w:t>do uzupełnienia wyznaczonych różnic programowych.</w:t>
            </w:r>
          </w:p>
          <w:p w14:paraId="1C37CBF7" w14:textId="77777777" w:rsidR="00A65632" w:rsidRPr="004431D3" w:rsidRDefault="000D0B2D" w:rsidP="000A533D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Specjalność translatoryczna/Specjalno</w:t>
            </w:r>
            <w:r w:rsidR="00A65632" w:rsidRPr="004431D3">
              <w:rPr>
                <w:rFonts w:ascii="Corbel" w:hAnsi="Corbel"/>
                <w:b/>
              </w:rPr>
              <w:t xml:space="preserve">ść język niemiecki w biznesie: </w:t>
            </w:r>
          </w:p>
          <w:p w14:paraId="1085999B" w14:textId="77777777" w:rsidR="00A65632" w:rsidRPr="004431D3" w:rsidRDefault="000D0B2D" w:rsidP="000A533D">
            <w:pPr>
              <w:spacing w:after="0" w:line="240" w:lineRule="auto"/>
              <w:jc w:val="both"/>
              <w:rPr>
                <w:rFonts w:ascii="Corbel" w:eastAsia="Times New Roman" w:hAnsi="Corbel"/>
              </w:rPr>
            </w:pPr>
            <w:r w:rsidRPr="004431D3">
              <w:rPr>
                <w:rFonts w:ascii="Corbel" w:hAnsi="Corbel"/>
              </w:rPr>
              <w:t xml:space="preserve">Dyplom ukończenia studiów I stopnia na kierunku </w:t>
            </w:r>
            <w:r w:rsidRPr="004431D3">
              <w:rPr>
                <w:rFonts w:ascii="Corbel" w:eastAsia="Times New Roman" w:hAnsi="Corbel"/>
              </w:rPr>
              <w:t>filologia germańska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Times New Roman" w:hAnsi="Corbel"/>
              </w:rPr>
              <w:t>lub lingwistyka stosowana (z</w:t>
            </w:r>
            <w:r w:rsidR="00A65632" w:rsidRPr="004431D3">
              <w:rPr>
                <w:rFonts w:ascii="Corbel" w:eastAsia="Times New Roman" w:hAnsi="Corbel"/>
              </w:rPr>
              <w:t xml:space="preserve"> wiodącym językiem niemieckim).</w:t>
            </w:r>
          </w:p>
          <w:p w14:paraId="1D122BFD" w14:textId="29FEE18C" w:rsidR="000D0B2D" w:rsidRPr="004431D3" w:rsidRDefault="000D0B2D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 xml:space="preserve">Absolwent studiów I stopnia na innym kierunku filologicznym </w:t>
            </w:r>
            <w:r w:rsidRPr="004431D3">
              <w:rPr>
                <w:rFonts w:ascii="Corbel" w:eastAsia="Times New Roman" w:hAnsi="Corbel"/>
              </w:rPr>
              <w:t>posiadający certyfikat poświadczający znajomość języka niemieckiego na poziomie min. C1 Europejskiego Systemu Opisu Kształceni</w:t>
            </w:r>
            <w:r w:rsidR="00473EC5" w:rsidRPr="004431D3">
              <w:rPr>
                <w:rFonts w:ascii="Corbel" w:eastAsia="Times New Roman" w:hAnsi="Corbel"/>
              </w:rPr>
              <w:t>a Rady Europy, posiada wiedzę z </w:t>
            </w:r>
            <w:r w:rsidRPr="004431D3">
              <w:rPr>
                <w:rFonts w:ascii="Corbel" w:eastAsia="Times New Roman" w:hAnsi="Corbel"/>
              </w:rPr>
              <w:t>zakresu dyscypliny naukowej odpowiadającej wybranej specjalności magisterskiej – w tym językoznawstwa, literaturoznawstwa, kulturoznawstwa i historii krajów ni</w:t>
            </w:r>
            <w:r w:rsidR="00A65632" w:rsidRPr="004431D3">
              <w:rPr>
                <w:rFonts w:ascii="Corbel" w:eastAsia="Times New Roman" w:hAnsi="Corbel"/>
              </w:rPr>
              <w:t xml:space="preserve">emieckiego obszaru językowego. </w:t>
            </w:r>
            <w:r w:rsidRPr="004431D3">
              <w:rPr>
                <w:rFonts w:ascii="Corbel" w:eastAsia="Times New Roman" w:hAnsi="Corbel"/>
              </w:rPr>
              <w:t>Kandydat na specjalność translatoryczną p</w:t>
            </w:r>
            <w:r w:rsidRPr="004431D3">
              <w:rPr>
                <w:rFonts w:ascii="Corbel" w:hAnsi="Corbel"/>
              </w:rPr>
              <w:t>osiada elementarne umiejętności translatorskie adekwatnie do wybranej specjalności: język polski – język niemiecki.</w:t>
            </w:r>
          </w:p>
        </w:tc>
      </w:tr>
      <w:tr w:rsidR="000D0B2D" w:rsidRPr="004431D3" w14:paraId="3073A736" w14:textId="77777777" w:rsidTr="000D0B2D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4DD5076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9648FDD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1EFF8B0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C5CC" w14:textId="77777777" w:rsidR="009813F2" w:rsidRPr="004431D3" w:rsidRDefault="000D0B2D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/>
                <w:lang w:eastAsia="pl-PL"/>
              </w:rPr>
            </w:pPr>
            <w:r w:rsidRPr="004431D3">
              <w:rPr>
                <w:rFonts w:ascii="Corbel" w:eastAsia="Times New Roman" w:hAnsi="Corbel"/>
                <w:b/>
                <w:lang w:eastAsia="pl-PL"/>
              </w:rPr>
              <w:t>Specjalność nauczycielska</w:t>
            </w:r>
            <w:r w:rsidRPr="004431D3">
              <w:rPr>
                <w:rFonts w:ascii="Corbel" w:eastAsia="Times New Roman" w:hAnsi="Corbel"/>
                <w:lang w:eastAsia="pl-PL"/>
              </w:rPr>
              <w:t xml:space="preserve">: </w:t>
            </w:r>
          </w:p>
          <w:p w14:paraId="254DD2B1" w14:textId="51526EC8" w:rsidR="00A65632" w:rsidRPr="004431D3" w:rsidRDefault="000D0B2D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/>
                <w:lang w:eastAsia="pl-PL"/>
              </w:rPr>
            </w:pPr>
            <w:r w:rsidRPr="004431D3">
              <w:rPr>
                <w:rFonts w:ascii="Corbel" w:eastAsia="Times New Roman" w:hAnsi="Corbel"/>
                <w:lang w:eastAsia="pl-PL"/>
              </w:rPr>
              <w:t>Ocena z dyplomu ukończenia studiów I stopnia na kierunku filologia germań</w:t>
            </w:r>
            <w:r w:rsidR="00A65632" w:rsidRPr="004431D3">
              <w:rPr>
                <w:rFonts w:ascii="Corbel" w:eastAsia="Times New Roman" w:hAnsi="Corbel"/>
                <w:lang w:eastAsia="pl-PL"/>
              </w:rPr>
              <w:t>ska, specjalność nauczycielska.</w:t>
            </w:r>
          </w:p>
          <w:p w14:paraId="7441D786" w14:textId="77777777" w:rsidR="009813F2" w:rsidRPr="004431D3" w:rsidRDefault="000D0B2D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Times New Roman" w:hAnsi="Corbel"/>
                <w:lang w:eastAsia="pl-PL"/>
              </w:rPr>
            </w:pPr>
            <w:r w:rsidRPr="004431D3">
              <w:rPr>
                <w:rFonts w:ascii="Corbel" w:eastAsia="Times New Roman" w:hAnsi="Corbel"/>
                <w:b/>
                <w:lang w:eastAsia="pl-PL"/>
              </w:rPr>
              <w:t>Specjalność translatoryczna/specjalność język niemiecki w biznesie</w:t>
            </w:r>
            <w:r w:rsidRPr="004431D3">
              <w:rPr>
                <w:rFonts w:ascii="Corbel" w:eastAsia="Times New Roman" w:hAnsi="Corbel"/>
                <w:lang w:eastAsia="pl-PL"/>
              </w:rPr>
              <w:t xml:space="preserve">: </w:t>
            </w:r>
          </w:p>
          <w:p w14:paraId="5E2444E3" w14:textId="1B610678" w:rsidR="000D0B2D" w:rsidRPr="004431D3" w:rsidRDefault="000D0B2D" w:rsidP="000A533D">
            <w:pPr>
              <w:shd w:val="clear" w:color="auto" w:fill="FFFFFF"/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/>
                <w:lang w:eastAsia="pl-PL"/>
              </w:rPr>
              <w:t>Ocena</w:t>
            </w:r>
            <w:r w:rsidR="00A65632" w:rsidRPr="004431D3">
              <w:rPr>
                <w:rFonts w:ascii="Corbel" w:eastAsia="Times New Roman" w:hAnsi="Corbel"/>
                <w:lang w:eastAsia="pl-PL"/>
              </w:rPr>
              <w:t xml:space="preserve"> z dyplomu ukończenia studiów I </w:t>
            </w:r>
            <w:r w:rsidRPr="004431D3">
              <w:rPr>
                <w:rFonts w:ascii="Corbel" w:eastAsia="Times New Roman" w:hAnsi="Corbel"/>
                <w:lang w:eastAsia="pl-PL"/>
              </w:rPr>
              <w:t>stopnia na kierunku filologia germańska lub lingwistyka stosowana.</w:t>
            </w:r>
          </w:p>
        </w:tc>
      </w:tr>
      <w:tr w:rsidR="000D0B2D" w:rsidRPr="004431D3" w14:paraId="3E429A1D" w14:textId="77777777" w:rsidTr="000D0B2D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FE287ED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085699D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9316FB1" w14:textId="77777777" w:rsidR="000D0B2D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DA54" w14:textId="77777777" w:rsidR="000D0B2D" w:rsidRPr="004431D3" w:rsidRDefault="000D0B2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73C2DFF0" w14:textId="3693214A" w:rsidR="001C0A01" w:rsidRPr="004431D3" w:rsidRDefault="001C0A0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570EE2C" w14:textId="77777777" w:rsidR="00A65632" w:rsidRPr="004431D3" w:rsidRDefault="00A6563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615E975" w14:textId="77777777" w:rsidR="001C0A01" w:rsidRPr="004431D3" w:rsidRDefault="001C0A01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1A9FD4D" w14:textId="77777777" w:rsidR="001C0A01" w:rsidRPr="004431D3" w:rsidRDefault="001C0A0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Filologia polska</w:t>
      </w:r>
    </w:p>
    <w:p w14:paraId="51675DF8" w14:textId="77777777" w:rsidR="001C0A01" w:rsidRPr="004431D3" w:rsidRDefault="001C0A0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058CDB9F" w14:textId="77777777" w:rsidR="001C0A01" w:rsidRPr="004431D3" w:rsidRDefault="001C0A0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07D22527" w14:textId="77777777" w:rsidR="001C0A01" w:rsidRPr="004431D3" w:rsidRDefault="001C0A0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23E7FA19" w14:textId="77777777" w:rsidR="001C0A01" w:rsidRPr="004431D3" w:rsidRDefault="001C0A0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01E5D0C9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15725C03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F40AB24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EF26BEE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52359DC" w14:textId="77777777" w:rsidR="001C0A01" w:rsidRPr="004431D3" w:rsidRDefault="00255B71" w:rsidP="000A533D">
            <w:pPr>
              <w:pStyle w:val="Bezodstpw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Język polski </w:t>
            </w:r>
            <w:r w:rsidRPr="004431D3">
              <w:rPr>
                <w:rFonts w:ascii="Corbel" w:hAnsi="Corbel"/>
                <w:bCs/>
                <w:sz w:val="22"/>
                <w:szCs w:val="22"/>
              </w:rPr>
              <w:t xml:space="preserve">– </w:t>
            </w:r>
            <w:r w:rsidRPr="004431D3">
              <w:rPr>
                <w:rFonts w:ascii="Corbel" w:hAnsi="Corbel"/>
                <w:sz w:val="22"/>
                <w:szCs w:val="22"/>
              </w:rPr>
              <w:t>na poziomie podstawowym lub rozszerzonym z części 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83B22F0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0FB83F1C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A59DAA2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4253AF0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1 pkt</w:t>
            </w:r>
          </w:p>
          <w:p w14:paraId="3352EAF8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F0D0782" w14:textId="77777777" w:rsidR="001C0A01" w:rsidRPr="004431D3" w:rsidRDefault="00255B7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7623C8A5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6887583A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B50A588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FEB1192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80DEC9A" w14:textId="77777777" w:rsidR="001C0A01" w:rsidRPr="004431D3" w:rsidRDefault="00255B7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Historia </w:t>
            </w:r>
            <w:r w:rsidRPr="004431D3">
              <w:rPr>
                <w:rFonts w:ascii="Corbel" w:hAnsi="Corbel"/>
                <w:bCs/>
              </w:rPr>
              <w:t>– na</w:t>
            </w:r>
            <w:r w:rsidRPr="004431D3">
              <w:rPr>
                <w:rFonts w:ascii="Corbel" w:hAnsi="Corbel"/>
              </w:rPr>
              <w:t xml:space="preserve">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93A8C44" w14:textId="77777777" w:rsidR="001C0A01" w:rsidRPr="004431D3" w:rsidRDefault="001C0A0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78B2A957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55D547C5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22F24B5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5A03349" w14:textId="77777777" w:rsidR="001C0A01" w:rsidRPr="004431D3" w:rsidRDefault="001C0A0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DDC30FD" w14:textId="77777777" w:rsidR="001C0A01" w:rsidRPr="004431D3" w:rsidRDefault="00255B7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obcy nowożytny </w:t>
            </w:r>
            <w:r w:rsidRPr="004431D3">
              <w:rPr>
                <w:rFonts w:ascii="Corbel" w:hAnsi="Corbel"/>
                <w:bCs/>
              </w:rPr>
              <w:t>– na</w:t>
            </w:r>
            <w:r w:rsidRPr="004431D3">
              <w:rPr>
                <w:rFonts w:ascii="Corbel" w:hAnsi="Corbel"/>
                <w:b/>
              </w:rPr>
              <w:t xml:space="preserve"> </w:t>
            </w:r>
            <w:r w:rsidRPr="004431D3">
              <w:rPr>
                <w:rFonts w:ascii="Corbel" w:hAnsi="Corbel"/>
              </w:rPr>
              <w:t>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3503FF6" w14:textId="77777777" w:rsidR="001C0A01" w:rsidRPr="004431D3" w:rsidRDefault="001C0A0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9175ACC" w14:textId="77777777" w:rsidR="001C0A01" w:rsidRPr="004431D3" w:rsidRDefault="001C0A0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0034F68" w14:textId="77777777" w:rsidR="00255B71" w:rsidRPr="004431D3" w:rsidRDefault="00255B71" w:rsidP="000A533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6FF30FB6" w14:textId="14C0494A" w:rsidR="00C6414F" w:rsidRDefault="00C6414F" w:rsidP="00C6414F">
      <w:pPr>
        <w:spacing w:after="0" w:line="240" w:lineRule="auto"/>
        <w:rPr>
          <w:rFonts w:ascii="Corbel" w:hAnsi="Corbel"/>
          <w:bCs/>
        </w:rPr>
      </w:pPr>
      <w:r>
        <w:rPr>
          <w:rFonts w:ascii="Corbel" w:hAnsi="Corbel"/>
          <w:b/>
        </w:rPr>
        <w:t xml:space="preserve">Kierunek – </w:t>
      </w:r>
      <w:r>
        <w:rPr>
          <w:rFonts w:ascii="Corbel" w:hAnsi="Corbel"/>
          <w:bCs/>
        </w:rPr>
        <w:t xml:space="preserve">Filologia polska </w:t>
      </w:r>
    </w:p>
    <w:p w14:paraId="5AAEA922" w14:textId="77777777" w:rsidR="00C6414F" w:rsidRDefault="00C6414F" w:rsidP="00C6414F">
      <w:pPr>
        <w:spacing w:after="0" w:line="240" w:lineRule="auto"/>
        <w:rPr>
          <w:rFonts w:ascii="Corbel" w:hAnsi="Corbel"/>
        </w:rPr>
      </w:pPr>
      <w:r>
        <w:rPr>
          <w:rFonts w:ascii="Corbel" w:hAnsi="Corbel"/>
          <w:b/>
        </w:rPr>
        <w:t>Poziom –</w:t>
      </w:r>
      <w:r>
        <w:rPr>
          <w:rFonts w:ascii="Corbel" w:hAnsi="Corbel"/>
        </w:rPr>
        <w:t xml:space="preserve"> II stopnia</w:t>
      </w:r>
    </w:p>
    <w:p w14:paraId="799B6C78" w14:textId="77777777" w:rsidR="00C6414F" w:rsidRDefault="00C6414F" w:rsidP="00C6414F">
      <w:pPr>
        <w:spacing w:after="0" w:line="240" w:lineRule="auto"/>
        <w:rPr>
          <w:rFonts w:ascii="Corbel" w:hAnsi="Corbel"/>
          <w:b/>
        </w:rPr>
      </w:pPr>
      <w:r>
        <w:rPr>
          <w:rFonts w:ascii="Corbel" w:hAnsi="Corbel"/>
          <w:b/>
        </w:rPr>
        <w:t>Forma</w:t>
      </w:r>
      <w:r>
        <w:rPr>
          <w:rFonts w:ascii="Corbel" w:hAnsi="Corbel"/>
        </w:rPr>
        <w:t xml:space="preserve"> </w:t>
      </w:r>
      <w:r>
        <w:rPr>
          <w:rFonts w:ascii="Corbel" w:hAnsi="Corbel"/>
          <w:b/>
        </w:rPr>
        <w:t>–</w:t>
      </w:r>
      <w:r>
        <w:rPr>
          <w:rFonts w:ascii="Corbel" w:hAnsi="Corbel"/>
        </w:rPr>
        <w:t xml:space="preserve"> stacjonarne</w:t>
      </w:r>
    </w:p>
    <w:p w14:paraId="5A9D1FBE" w14:textId="2FC864CA" w:rsidR="00C6414F" w:rsidRDefault="00C6414F" w:rsidP="00C6414F">
      <w:pPr>
        <w:spacing w:after="0" w:line="240" w:lineRule="auto"/>
        <w:rPr>
          <w:rFonts w:ascii="Corbel" w:hAnsi="Corbel"/>
        </w:rPr>
      </w:pPr>
      <w:r>
        <w:rPr>
          <w:rFonts w:ascii="Corbel" w:hAnsi="Corbel"/>
          <w:b/>
        </w:rPr>
        <w:t>Profil kształcenia –</w:t>
      </w:r>
      <w:r>
        <w:rPr>
          <w:rFonts w:ascii="Corbel" w:hAnsi="Corbel"/>
        </w:rPr>
        <w:t xml:space="preserve"> ogólnoakademicki</w:t>
      </w:r>
    </w:p>
    <w:p w14:paraId="35CF691C" w14:textId="77777777" w:rsidR="00C6414F" w:rsidRDefault="00C6414F" w:rsidP="00C6414F">
      <w:pPr>
        <w:spacing w:after="0" w:line="240" w:lineRule="auto"/>
        <w:rPr>
          <w:rFonts w:ascii="Corbel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C6414F" w14:paraId="2AE61A47" w14:textId="77777777" w:rsidTr="00C6414F">
        <w:trPr>
          <w:trHeight w:val="642"/>
        </w:trPr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8D7A872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1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465F0E2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Wymagania wstępne / kompetencje oczekiwane</w:t>
            </w:r>
          </w:p>
          <w:p w14:paraId="35D6F547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  <w:b/>
              </w:rPr>
              <w:t xml:space="preserve"> od kandydata</w:t>
            </w:r>
            <w:r>
              <w:rPr>
                <w:rFonts w:ascii="Corbel" w:hAnsi="Corbel"/>
                <w:sz w:val="18"/>
              </w:rPr>
              <w:t xml:space="preserve"> 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8335" w14:textId="77777777" w:rsidR="00C6414F" w:rsidRDefault="00C6414F">
            <w:pPr>
              <w:spacing w:after="0" w:line="240" w:lineRule="auto"/>
              <w:jc w:val="both"/>
              <w:rPr>
                <w:rFonts w:ascii="Corbel" w:hAnsi="Corbel"/>
                <w:color w:val="000000" w:themeColor="text1"/>
              </w:rPr>
            </w:pPr>
            <w:r>
              <w:rPr>
                <w:rFonts w:ascii="Corbel" w:hAnsi="Corbel"/>
              </w:rPr>
              <w:t xml:space="preserve">Dyplom ukończenia studiów I lub II stopnia lub jednolitych studiów magisterskich. </w:t>
            </w:r>
          </w:p>
          <w:p w14:paraId="339236A3" w14:textId="77777777" w:rsidR="00C6414F" w:rsidRDefault="00C6414F">
            <w:pPr>
              <w:spacing w:after="0" w:line="240" w:lineRule="auto"/>
              <w:jc w:val="both"/>
              <w:rPr>
                <w:rFonts w:ascii="Corbel" w:hAnsi="Corbel"/>
                <w:color w:val="FF0000"/>
              </w:rPr>
            </w:pPr>
            <w:r>
              <w:rPr>
                <w:rFonts w:ascii="Corbel" w:hAnsi="Corbel"/>
                <w:color w:val="000000" w:themeColor="text1"/>
              </w:rPr>
              <w:t xml:space="preserve">O przyjęcie na studia na kierunku filologia polska o </w:t>
            </w:r>
            <w:r>
              <w:rPr>
                <w:rFonts w:ascii="Corbel" w:hAnsi="Corbel"/>
                <w:b/>
                <w:bCs/>
                <w:color w:val="000000" w:themeColor="text1"/>
              </w:rPr>
              <w:t xml:space="preserve">specjalności </w:t>
            </w:r>
            <w:r>
              <w:rPr>
                <w:rFonts w:ascii="Corbel" w:hAnsi="Corbel"/>
                <w:b/>
                <w:bCs/>
                <w:i/>
                <w:color w:val="000000" w:themeColor="text1"/>
              </w:rPr>
              <w:t>edytorstwo</w:t>
            </w:r>
            <w:r>
              <w:rPr>
                <w:rFonts w:ascii="Corbel" w:hAnsi="Corbel"/>
                <w:color w:val="000000" w:themeColor="text1"/>
              </w:rPr>
              <w:t xml:space="preserve"> lub </w:t>
            </w:r>
            <w:r>
              <w:rPr>
                <w:rFonts w:ascii="Corbel" w:hAnsi="Corbel"/>
                <w:b/>
                <w:bCs/>
                <w:i/>
                <w:iCs/>
                <w:color w:val="000000" w:themeColor="text1"/>
              </w:rPr>
              <w:t xml:space="preserve">sztuka krytyki i kreatywne pisanie </w:t>
            </w:r>
            <w:r>
              <w:rPr>
                <w:rFonts w:ascii="Corbel" w:hAnsi="Corbel"/>
                <w:color w:val="000000" w:themeColor="text1"/>
              </w:rPr>
              <w:t xml:space="preserve"> mogą się ubiegać absolwenci filologii polskiej, polonistyki stosowanej, neofilologii, historii i edytorstwa oraz innych kierunków humanistycznych, przyporządkowanych do dyscyplin: literaturoznawstwo, </w:t>
            </w:r>
            <w:r>
              <w:rPr>
                <w:rFonts w:ascii="Corbel" w:hAnsi="Corbel"/>
              </w:rPr>
              <w:t>polonistyka,</w:t>
            </w:r>
            <w:r>
              <w:rPr>
                <w:rFonts w:ascii="Corbel" w:hAnsi="Corbel"/>
                <w:color w:val="000000" w:themeColor="text1"/>
              </w:rPr>
              <w:t xml:space="preserve"> językoznawstwo lub nauki o kulturze i religii</w:t>
            </w:r>
            <w:r>
              <w:rPr>
                <w:rFonts w:ascii="Corbel" w:hAnsi="Corbel"/>
              </w:rPr>
              <w:t xml:space="preserve">, a także absolwenci </w:t>
            </w:r>
            <w:r>
              <w:t>kierunków wchodzących w obszar nauk humanistycznych i społecznych</w:t>
            </w:r>
            <w:r>
              <w:rPr>
                <w:rFonts w:ascii="Corbel" w:hAnsi="Corbel"/>
              </w:rPr>
              <w:t xml:space="preserve">: język polski w komunikacji społecznej, dziennikarstwo, dziennikarstwo i komunikacja społeczna, logopedia z nauczaniem języka polskiego jako obcego, pedagogika medialna oraz pedagogika (specjalność: pedagogika medialna z animacją kultury). </w:t>
            </w:r>
          </w:p>
          <w:p w14:paraId="0B46CF67" w14:textId="77777777" w:rsidR="00C6414F" w:rsidRDefault="00C6414F">
            <w:pPr>
              <w:spacing w:after="0" w:line="240" w:lineRule="auto"/>
              <w:jc w:val="both"/>
              <w:rPr>
                <w:rFonts w:ascii="Calibri" w:eastAsia="Times New Roman" w:hAnsi="Calibri"/>
                <w:lang w:eastAsia="pl-PL"/>
              </w:rPr>
            </w:pPr>
            <w:r>
              <w:rPr>
                <w:rFonts w:ascii="Corbel" w:eastAsia="Times New Roman" w:hAnsi="Corbel"/>
                <w:lang w:eastAsia="pl-PL"/>
              </w:rPr>
              <w:t xml:space="preserve">Dla absolwentów kierunków studiów innych niż filologia polska oraz edytorstwo, ubiegających się o przyjęcie na filologię polską o specjalności </w:t>
            </w:r>
            <w:r>
              <w:rPr>
                <w:rFonts w:ascii="Corbel" w:eastAsia="Times New Roman" w:hAnsi="Corbel"/>
                <w:i/>
                <w:lang w:eastAsia="pl-PL"/>
              </w:rPr>
              <w:t>edytorstwo</w:t>
            </w:r>
            <w:r>
              <w:rPr>
                <w:rFonts w:ascii="Corbel" w:eastAsia="Times New Roman" w:hAnsi="Corbel"/>
                <w:lang w:eastAsia="pl-PL"/>
              </w:rPr>
              <w:t xml:space="preserve">, warunkiem przyjęcia jest pozytywny wynik rozmowy kwalifikacyjnej sprawdzającej kompetencje kandydata z literatury i kultury polskiej oraz poprawności językowej. </w:t>
            </w:r>
          </w:p>
          <w:p w14:paraId="368F6122" w14:textId="77777777" w:rsidR="00C6414F" w:rsidRDefault="00C6414F">
            <w:pPr>
              <w:spacing w:after="0" w:line="240" w:lineRule="auto"/>
              <w:jc w:val="both"/>
              <w:rPr>
                <w:rFonts w:ascii="Corbel" w:eastAsia="Calibri" w:hAnsi="Corbel"/>
                <w:i/>
                <w:iCs/>
              </w:rPr>
            </w:pPr>
            <w:r>
              <w:rPr>
                <w:rFonts w:ascii="Corbel" w:hAnsi="Corbel"/>
              </w:rPr>
              <w:t xml:space="preserve">Na studia o </w:t>
            </w:r>
            <w:r>
              <w:rPr>
                <w:rFonts w:ascii="Corbel" w:hAnsi="Corbel"/>
                <w:b/>
                <w:bCs/>
              </w:rPr>
              <w:t xml:space="preserve">specjalności </w:t>
            </w:r>
            <w:r>
              <w:rPr>
                <w:rFonts w:ascii="Corbel" w:hAnsi="Corbel"/>
                <w:b/>
                <w:bCs/>
                <w:i/>
              </w:rPr>
              <w:t>nauczycielskiej</w:t>
            </w:r>
            <w:r>
              <w:rPr>
                <w:rFonts w:ascii="Corbel" w:hAnsi="Corbel"/>
              </w:rPr>
              <w:t xml:space="preserve"> przyjmowani są kandydaci, którzy ukończyli studia I stopnia na kierunku </w:t>
            </w:r>
            <w:r>
              <w:rPr>
                <w:rFonts w:ascii="Corbel" w:hAnsi="Corbel"/>
                <w:i/>
                <w:iCs/>
              </w:rPr>
              <w:t>filologia polska/ polonistyka.</w:t>
            </w:r>
          </w:p>
          <w:p w14:paraId="358E3077" w14:textId="77777777" w:rsidR="00C6414F" w:rsidRDefault="00C6414F">
            <w:pPr>
              <w:spacing w:after="0" w:line="240" w:lineRule="auto"/>
              <w:jc w:val="both"/>
              <w:rPr>
                <w:rFonts w:ascii="Corbel" w:hAnsi="Corbel"/>
                <w:i/>
                <w:iCs/>
              </w:rPr>
            </w:pPr>
            <w:r>
              <w:rPr>
                <w:rFonts w:ascii="Corbel" w:eastAsia="Times New Roman" w:hAnsi="Corbel" w:cs="Calibri"/>
                <w:color w:val="000000"/>
                <w:lang w:eastAsia="pl-PL"/>
              </w:rPr>
              <w:t xml:space="preserve">Studia drugiego stopnia w specjalności nauczycielskiej stanowią kontynuację po studiach pierwszego stopnia przygotowujących do wykonywania zawodu nauczyciela. Kandydat powinien posiadać uzyskane w toku studiów pierwszego stopnia przygotowanie psychologiczno-pedagogiczne (blok B), przygotowanie z zakresu podstaw dydaktyki i emisji głosu (blok C) w wymiarze określonym w standardzie kształcenia nauczycieli (Rozporządzenie MNiSW z 25.07.2019 r. – tj. Dz.U. z 2021 r., poz. 890 ze zm.)  oraz częściowe przygotowanie dydaktyczne do nauczania języka polskiego w wymiarze określonym w programie studiów pierwszego stopnia na kierunku filologia polska prowadzonym w UR. W przypadku braku wymaganej liczby godzin lub pkt. ECTS w wymienionym powyżej zakresie, kandydat przyjęty na studia, celem uzyskania pełnego przygotowania do wykonywania zawodu nauczyciela zgodnie </w:t>
            </w:r>
            <w:r>
              <w:rPr>
                <w:rFonts w:ascii="Corbel" w:eastAsia="Times New Roman" w:hAnsi="Corbel" w:cs="Calibri"/>
                <w:color w:val="000000"/>
                <w:lang w:eastAsia="pl-PL"/>
              </w:rPr>
              <w:lastRenderedPageBreak/>
              <w:t>z obowiązującym standardem kształcenia, będzie zobowiązany do uzupełnienia wyznaczonych różnic programowych.</w:t>
            </w:r>
          </w:p>
        </w:tc>
      </w:tr>
      <w:tr w:rsidR="00C6414F" w14:paraId="0CB4A71F" w14:textId="77777777" w:rsidTr="00C6414F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88ACF7D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lastRenderedPageBreak/>
              <w:t>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046C301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  <w:b/>
              </w:rPr>
              <w:t>Kryterium kwalifikacyjne</w:t>
            </w:r>
          </w:p>
          <w:p w14:paraId="15B3D9FA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  <w:sz w:val="18"/>
              </w:rPr>
              <w:t>brane</w:t>
            </w:r>
            <w:r>
              <w:rPr>
                <w:rFonts w:ascii="Corbel" w:hAnsi="Corbel"/>
                <w:b/>
                <w:sz w:val="18"/>
              </w:rPr>
              <w:t xml:space="preserve"> </w:t>
            </w:r>
            <w:r>
              <w:rPr>
                <w:rFonts w:ascii="Corbel" w:hAnsi="Corbel"/>
                <w:sz w:val="18"/>
              </w:rPr>
              <w:t xml:space="preserve">pod uwagę </w:t>
            </w:r>
            <w:r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12C7" w14:textId="77777777" w:rsidR="00C6414F" w:rsidRDefault="00C6414F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>
              <w:rPr>
                <w:rFonts w:ascii="Corbel" w:hAnsi="Corbel"/>
                <w:sz w:val="22"/>
                <w:szCs w:val="22"/>
              </w:rPr>
              <w:t>Ocena na dyplomie ukończenia studiów.</w:t>
            </w:r>
          </w:p>
          <w:p w14:paraId="29E336A8" w14:textId="77777777" w:rsidR="00C6414F" w:rsidRDefault="00C6414F">
            <w:pPr>
              <w:spacing w:after="0" w:line="240" w:lineRule="auto"/>
              <w:jc w:val="both"/>
              <w:rPr>
                <w:rFonts w:ascii="Corbel" w:hAnsi="Corbel"/>
              </w:rPr>
            </w:pPr>
            <w:r>
              <w:rPr>
                <w:rFonts w:ascii="Corbel" w:eastAsia="Times New Roman" w:hAnsi="Corbel"/>
                <w:lang w:eastAsia="pl-PL"/>
              </w:rPr>
              <w:t xml:space="preserve">Pozytywny wynik rozmowy kwalifikacyjnej sprawdzającej kompetencje kandydata do podjęcia studiów II stopnia dla absolwentów kierunków studiów innych niż filologia polska oraz edytorstwo, ubiegających się o przyjęcie na filologię polską o specjalności </w:t>
            </w:r>
            <w:r>
              <w:rPr>
                <w:rFonts w:ascii="Corbel" w:eastAsia="Times New Roman" w:hAnsi="Corbel"/>
                <w:i/>
                <w:lang w:eastAsia="pl-PL"/>
              </w:rPr>
              <w:t>edytorstwo.</w:t>
            </w:r>
          </w:p>
        </w:tc>
      </w:tr>
      <w:tr w:rsidR="00C6414F" w14:paraId="743FF276" w14:textId="77777777" w:rsidTr="00C6414F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97C0CCF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3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7040BAE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  <w:b/>
              </w:rPr>
              <w:t>Kryterium dodatkowe</w:t>
            </w:r>
            <w:r>
              <w:rPr>
                <w:rFonts w:ascii="Corbel" w:hAnsi="Corbel"/>
                <w:bCs/>
              </w:rPr>
              <w:t>,</w:t>
            </w:r>
          </w:p>
          <w:p w14:paraId="71411209" w14:textId="77777777" w:rsidR="00C6414F" w:rsidRDefault="00C6414F">
            <w:pPr>
              <w:spacing w:after="0" w:line="240" w:lineRule="auto"/>
              <w:jc w:val="center"/>
              <w:rPr>
                <w:rFonts w:ascii="Corbel" w:hAnsi="Corbel"/>
              </w:rPr>
            </w:pPr>
            <w:r>
              <w:rPr>
                <w:rFonts w:ascii="Corbel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DDEF9" w14:textId="77777777" w:rsidR="00C6414F" w:rsidRDefault="00C6414F">
            <w:pPr>
              <w:spacing w:after="0" w:line="240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Średnia arytmetyczna ocen z toku studiów. </w:t>
            </w:r>
          </w:p>
        </w:tc>
      </w:tr>
    </w:tbl>
    <w:p w14:paraId="068D0010" w14:textId="77777777" w:rsidR="001A0EB3" w:rsidRPr="004431D3" w:rsidRDefault="001A0EB3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A4810E5" w14:textId="77777777" w:rsidR="001A0EB3" w:rsidRPr="004431D3" w:rsidRDefault="001A0EB3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9BD0C09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Filologia rosyjska</w:t>
      </w:r>
    </w:p>
    <w:p w14:paraId="1483B639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1BF27357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3F3F80C9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023C70FF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6F4132B0" w14:textId="77777777" w:rsidTr="008462F1">
        <w:tc>
          <w:tcPr>
            <w:tcW w:w="567" w:type="dxa"/>
            <w:shd w:val="clear" w:color="auto" w:fill="E5DFEC" w:themeFill="accent4" w:themeFillTint="33"/>
            <w:vAlign w:val="center"/>
          </w:tcPr>
          <w:p w14:paraId="63C78F2C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9CC6F16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2CEA99C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D4DA103" w14:textId="77777777" w:rsidR="001A0EB3" w:rsidRPr="004431D3" w:rsidRDefault="00AC6BC5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  <w:bCs/>
                <w:iCs/>
              </w:rPr>
              <w:t>Język obcy nowożytny</w:t>
            </w:r>
            <w:r w:rsidRPr="004431D3">
              <w:rPr>
                <w:rFonts w:ascii="Corbel" w:hAnsi="Corbel"/>
                <w:iCs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626B3AC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75C7C78A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0C3EF538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6521106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5640F68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AB00F21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3D40D1ED" w14:textId="77777777" w:rsidTr="008462F1">
        <w:tc>
          <w:tcPr>
            <w:tcW w:w="567" w:type="dxa"/>
            <w:shd w:val="clear" w:color="auto" w:fill="E5DFEC" w:themeFill="accent4" w:themeFillTint="33"/>
            <w:vAlign w:val="center"/>
          </w:tcPr>
          <w:p w14:paraId="334271A4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70E630B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DFA54E5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7979C00" w14:textId="77777777" w:rsidR="001A0EB3" w:rsidRPr="004431D3" w:rsidRDefault="00AC6BC5" w:rsidP="000A533D">
            <w:pPr>
              <w:spacing w:line="240" w:lineRule="auto"/>
              <w:jc w:val="both"/>
              <w:rPr>
                <w:rFonts w:ascii="Corbel" w:hAnsi="Corbel"/>
                <w:iCs/>
              </w:rPr>
            </w:pPr>
            <w:r w:rsidRPr="004431D3">
              <w:rPr>
                <w:rFonts w:ascii="Corbel" w:hAnsi="Corbel"/>
                <w:b/>
                <w:bCs/>
                <w:iCs/>
              </w:rPr>
              <w:t>Język polski</w:t>
            </w:r>
            <w:r w:rsidRPr="004431D3">
              <w:rPr>
                <w:rFonts w:ascii="Corbel" w:hAnsi="Corbel"/>
                <w:iCs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hAnsi="Corbel"/>
                <w:iCs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E48786C" w14:textId="77777777" w:rsidR="001A0EB3" w:rsidRPr="004431D3" w:rsidRDefault="001A0EB3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1C72A5AD" w14:textId="77777777" w:rsidTr="008462F1">
        <w:tc>
          <w:tcPr>
            <w:tcW w:w="567" w:type="dxa"/>
            <w:shd w:val="clear" w:color="auto" w:fill="E5DFEC" w:themeFill="accent4" w:themeFillTint="33"/>
            <w:vAlign w:val="center"/>
          </w:tcPr>
          <w:p w14:paraId="7AC25353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C039C61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192E738" w14:textId="77777777" w:rsidR="001A0EB3" w:rsidRPr="004431D3" w:rsidRDefault="001A0EB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1E0519BF" w14:textId="07F09C8D" w:rsidR="00AC6BC5" w:rsidRPr="004431D3" w:rsidRDefault="00105D19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  <w:b/>
                <w:lang w:eastAsia="pl-PL"/>
              </w:rPr>
            </w:pPr>
            <w:r w:rsidRPr="004431D3">
              <w:rPr>
                <w:rFonts w:ascii="Corbel" w:eastAsia="Corbel" w:hAnsi="Corbel" w:cs="Corbel"/>
                <w:b/>
                <w:lang w:eastAsia="pl-PL"/>
              </w:rPr>
              <w:t xml:space="preserve">Inny przedmiot </w:t>
            </w:r>
            <w:r w:rsidR="007121E4" w:rsidRPr="004431D3">
              <w:rPr>
                <w:rFonts w:ascii="Corbel" w:eastAsia="Corbel" w:hAnsi="Corbel" w:cs="Corbel"/>
                <w:b/>
                <w:lang w:eastAsia="pl-PL"/>
              </w:rPr>
              <w:t xml:space="preserve">wskazany przez kandydata </w:t>
            </w:r>
            <w:r w:rsidR="00B419D5"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eastAsia="Corbel" w:hAnsi="Corbel" w:cs="Corbel"/>
                <w:lang w:eastAsia="pl-PL"/>
              </w:rPr>
              <w:t xml:space="preserve"> na poziomie podstawowym lub rozszerzonym z części pisemnej egzaminu maturalnego</w:t>
            </w:r>
            <w:r w:rsidRPr="004431D3">
              <w:rPr>
                <w:rFonts w:ascii="Corbel" w:eastAsia="Corbel" w:hAnsi="Corbel" w:cs="Corbel"/>
                <w:b/>
                <w:lang w:eastAsia="pl-PL"/>
              </w:rPr>
              <w:t xml:space="preserve"> </w:t>
            </w:r>
          </w:p>
        </w:tc>
        <w:tc>
          <w:tcPr>
            <w:tcW w:w="2306" w:type="dxa"/>
            <w:vMerge/>
          </w:tcPr>
          <w:p w14:paraId="44B986BC" w14:textId="77777777" w:rsidR="001A0EB3" w:rsidRPr="004431D3" w:rsidRDefault="001A0EB3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54AAD58" w14:textId="77777777" w:rsidR="00AC6BC5" w:rsidRPr="004431D3" w:rsidRDefault="001A0EB3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CE8FE75" w14:textId="77777777" w:rsidR="00AC6BC5" w:rsidRPr="004431D3" w:rsidRDefault="00AC6BC5" w:rsidP="000A533D">
      <w:pPr>
        <w:spacing w:after="0" w:line="240" w:lineRule="auto"/>
        <w:rPr>
          <w:rFonts w:ascii="Corbel" w:eastAsia="Calibri" w:hAnsi="Corbel"/>
          <w:b/>
        </w:rPr>
      </w:pPr>
    </w:p>
    <w:p w14:paraId="2176A127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Filologia rosyjska</w:t>
      </w:r>
    </w:p>
    <w:p w14:paraId="5F11160E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2D87FC77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54ED31DA" w14:textId="77777777" w:rsidR="001A0EB3" w:rsidRPr="004431D3" w:rsidRDefault="001A0EB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6ABC240A" w14:textId="77777777" w:rsidR="009C4124" w:rsidRPr="00CB73A9" w:rsidRDefault="009C4124" w:rsidP="009C4124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9C4124" w:rsidRPr="00CB73A9" w14:paraId="6A2686CB" w14:textId="77777777" w:rsidTr="00850040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EBF7676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  <w:b/>
              </w:rPr>
            </w:pPr>
            <w:r w:rsidRPr="00CB73A9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2307D1D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  <w:b/>
              </w:rPr>
            </w:pPr>
            <w:r w:rsidRPr="00CB73A9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93C78C2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</w:rPr>
            </w:pPr>
            <w:r w:rsidRPr="00CB73A9">
              <w:rPr>
                <w:rFonts w:ascii="Corbel" w:eastAsia="Calibri" w:hAnsi="Corbel"/>
                <w:b/>
              </w:rPr>
              <w:t xml:space="preserve"> od kandydata</w:t>
            </w:r>
            <w:r w:rsidRPr="00CB73A9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7F4B" w14:textId="41F53C95" w:rsidR="009C4124" w:rsidRPr="00CB73A9" w:rsidRDefault="009C4124" w:rsidP="00850040">
            <w:pPr>
              <w:jc w:val="both"/>
              <w:rPr>
                <w:rFonts w:ascii="Corbel" w:hAnsi="Corbel"/>
              </w:rPr>
            </w:pPr>
            <w:r w:rsidRPr="00CB73A9">
              <w:rPr>
                <w:rFonts w:ascii="Corbel" w:hAnsi="Corbel"/>
              </w:rPr>
              <w:t>Dyplom ukończenia studiów I stopnia na kierunku filologia rosyjska (a także lingwistyka stosowana z wiodącym językiem rosyjskim; rosjoznawstwo; studia wschodnie, międzywydziałowa słowiańszczyzna wschodnia; język i kultura Rosji bądź innych kierunków studiów o zbliżonym programie), którego absolwenci mają potwierdzoną znajomość języka rosyjskiego na poziomie co najmniej B2</w:t>
            </w:r>
            <w:r>
              <w:rPr>
                <w:rFonts w:ascii="Corbel" w:hAnsi="Corbel"/>
              </w:rPr>
              <w:t xml:space="preserve">+ </w:t>
            </w:r>
            <w:r w:rsidRPr="00CB73A9">
              <w:rPr>
                <w:rFonts w:ascii="Corbel" w:hAnsi="Corbel"/>
              </w:rPr>
              <w:t>(np. suplement, zaświadczenie o osiągniętych efektach kształcenia/uczenia się) lub posiadają certyfikat znajomości języka rosyjskiego na poziomie B2</w:t>
            </w:r>
            <w:r>
              <w:rPr>
                <w:rFonts w:ascii="Corbel" w:hAnsi="Corbel"/>
              </w:rPr>
              <w:t>+</w:t>
            </w:r>
            <w:r w:rsidRPr="00CB73A9">
              <w:rPr>
                <w:rFonts w:ascii="Corbel" w:hAnsi="Corbel"/>
              </w:rPr>
              <w:t>.</w:t>
            </w:r>
          </w:p>
          <w:p w14:paraId="4EAD51C3" w14:textId="77777777" w:rsidR="009C4124" w:rsidRPr="00CB73A9" w:rsidRDefault="009C4124" w:rsidP="00850040">
            <w:pPr>
              <w:jc w:val="both"/>
              <w:rPr>
                <w:rFonts w:ascii="Corbel" w:eastAsia="Calibri" w:hAnsi="Corbel"/>
                <w:strike/>
              </w:rPr>
            </w:pPr>
            <w:r w:rsidRPr="00CB73A9">
              <w:rPr>
                <w:rFonts w:ascii="Corbel" w:hAnsi="Corbel"/>
              </w:rPr>
              <w:t>W przypadku absolwentów kierunków, w których programie nie ma języka rosyjskiego i nieposiadających certyfikatu obowiązuje rozmowa kwalifikacyjna w języku rosyjskim w zakresie praktycznej znajomości języka rosyjskiego, gramatyki i literatury rosyjskiej</w:t>
            </w:r>
            <w:r w:rsidRPr="00EC08FB">
              <w:rPr>
                <w:rFonts w:ascii="Corbel" w:hAnsi="Corbel"/>
              </w:rPr>
              <w:t>, potwierdzająca znajomość języka rosyjskiego na poziomie co najmniej B2</w:t>
            </w:r>
            <w:r>
              <w:rPr>
                <w:rFonts w:ascii="Corbel" w:hAnsi="Corbel"/>
              </w:rPr>
              <w:t>+</w:t>
            </w:r>
            <w:r w:rsidRPr="00EC08FB">
              <w:rPr>
                <w:rFonts w:ascii="Corbel" w:hAnsi="Corbel"/>
              </w:rPr>
              <w:t>.</w:t>
            </w:r>
          </w:p>
        </w:tc>
      </w:tr>
      <w:tr w:rsidR="009C4124" w:rsidRPr="00CB73A9" w14:paraId="00508461" w14:textId="77777777" w:rsidTr="00850040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30E1B98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  <w:b/>
              </w:rPr>
            </w:pPr>
            <w:r w:rsidRPr="00CB73A9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F458E1B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</w:rPr>
            </w:pPr>
            <w:r w:rsidRPr="00CB73A9">
              <w:rPr>
                <w:rFonts w:ascii="Corbel" w:eastAsia="Calibri" w:hAnsi="Corbel"/>
                <w:b/>
              </w:rPr>
              <w:t>Kryterium kwalifikacyjne</w:t>
            </w:r>
          </w:p>
          <w:p w14:paraId="1A696D44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</w:rPr>
            </w:pPr>
            <w:r w:rsidRPr="00CB73A9">
              <w:rPr>
                <w:rFonts w:ascii="Corbel" w:eastAsia="Calibri" w:hAnsi="Corbel"/>
                <w:sz w:val="18"/>
              </w:rPr>
              <w:t>brane</w:t>
            </w:r>
            <w:r w:rsidRPr="00CB73A9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CB73A9">
              <w:rPr>
                <w:rFonts w:ascii="Corbel" w:eastAsia="Calibri" w:hAnsi="Corbel"/>
                <w:sz w:val="18"/>
              </w:rPr>
              <w:t xml:space="preserve">pod uwagę </w:t>
            </w:r>
            <w:r w:rsidRPr="00CB73A9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179CE" w14:textId="77777777" w:rsidR="009C4124" w:rsidRPr="00CB73A9" w:rsidRDefault="009C4124" w:rsidP="00850040">
            <w:pPr>
              <w:jc w:val="both"/>
              <w:rPr>
                <w:rFonts w:ascii="Corbel" w:hAnsi="Corbel" w:cs="Times New Roman"/>
              </w:rPr>
            </w:pPr>
            <w:r w:rsidRPr="00CB73A9">
              <w:rPr>
                <w:rFonts w:ascii="Corbel" w:hAnsi="Corbel" w:cs="Times New Roman"/>
              </w:rPr>
              <w:t xml:space="preserve">Ocena na dyplomie ukończenia studiów. </w:t>
            </w:r>
          </w:p>
          <w:p w14:paraId="3CFAC534" w14:textId="77777777" w:rsidR="009C4124" w:rsidRPr="00CB73A9" w:rsidRDefault="009C4124" w:rsidP="00850040">
            <w:pPr>
              <w:jc w:val="both"/>
              <w:rPr>
                <w:rFonts w:ascii="Corbel" w:hAnsi="Corbel"/>
              </w:rPr>
            </w:pPr>
            <w:r w:rsidRPr="00CB73A9">
              <w:rPr>
                <w:rFonts w:ascii="Corbel" w:hAnsi="Corbel"/>
              </w:rPr>
              <w:t>W przypadku absolwentów kierunków, w których programie nie ma języka rosyjskiego i nieposiadających certyfikatu potwierdzającego znajomość języka rosyjskiego, kryterium kwalifikacyjnym jest wynik rozmowy kwalifikacyjnej.</w:t>
            </w:r>
          </w:p>
          <w:p w14:paraId="7B6C2EE8" w14:textId="77777777" w:rsidR="009C4124" w:rsidRPr="00CB73A9" w:rsidRDefault="009C4124" w:rsidP="00850040">
            <w:pPr>
              <w:jc w:val="both"/>
              <w:rPr>
                <w:rFonts w:ascii="Corbel" w:hAnsi="Corbel"/>
              </w:rPr>
            </w:pPr>
            <w:r w:rsidRPr="00CB73A9">
              <w:rPr>
                <w:rFonts w:ascii="Corbel" w:hAnsi="Corbel"/>
              </w:rPr>
              <w:t>Pozytywny wynik rozmowy kwalifikacyjnej sprawdzającej kompetencje kandydata do podjęcia studiów II stopnia dla absolwentów kierunków, w których w programie nie ma języka rosyjskiego i dla absolwentów nieposiadających certyfikatu potwierdzającego znajomość języka rosyjskiego.</w:t>
            </w:r>
          </w:p>
        </w:tc>
      </w:tr>
      <w:tr w:rsidR="009C4124" w:rsidRPr="00CB73A9" w14:paraId="0E432BD5" w14:textId="77777777" w:rsidTr="00850040"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BF327B9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  <w:b/>
              </w:rPr>
            </w:pPr>
            <w:r w:rsidRPr="00CB73A9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A47BDAD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</w:rPr>
            </w:pPr>
            <w:r w:rsidRPr="00CB73A9">
              <w:rPr>
                <w:rFonts w:ascii="Corbel" w:eastAsia="Calibri" w:hAnsi="Corbel"/>
                <w:b/>
              </w:rPr>
              <w:t>Kryterium dodatkowe,</w:t>
            </w:r>
          </w:p>
          <w:p w14:paraId="1D445311" w14:textId="77777777" w:rsidR="009C4124" w:rsidRPr="00CB73A9" w:rsidRDefault="009C4124" w:rsidP="00850040">
            <w:pPr>
              <w:jc w:val="center"/>
              <w:rPr>
                <w:rFonts w:ascii="Corbel" w:eastAsia="Calibri" w:hAnsi="Corbel"/>
              </w:rPr>
            </w:pPr>
            <w:r w:rsidRPr="00CB73A9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7603" w14:textId="77777777" w:rsidR="009C4124" w:rsidRPr="00CB73A9" w:rsidRDefault="009C4124" w:rsidP="00850040">
            <w:pPr>
              <w:jc w:val="both"/>
              <w:rPr>
                <w:rFonts w:ascii="Corbel" w:eastAsia="Corbel" w:hAnsi="Corbel" w:cs="Corbel"/>
                <w:lang w:eastAsia="pl-PL"/>
              </w:rPr>
            </w:pPr>
            <w:r w:rsidRPr="00CB73A9">
              <w:rPr>
                <w:rFonts w:ascii="Corbel" w:eastAsia="Corbel" w:hAnsi="Corbel" w:cs="Corbel"/>
                <w:lang w:eastAsia="pl-PL"/>
              </w:rPr>
              <w:t>Średnia arytmetyczna ocen z toku studiów.</w:t>
            </w:r>
          </w:p>
        </w:tc>
      </w:tr>
    </w:tbl>
    <w:p w14:paraId="36193369" w14:textId="77777777" w:rsidR="001A0EB3" w:rsidRPr="004431D3" w:rsidRDefault="001A0EB3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50430DD6" w14:textId="77777777" w:rsidR="00D61907" w:rsidRPr="004431D3" w:rsidRDefault="00D61907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3776A688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Filozofia</w:t>
      </w:r>
    </w:p>
    <w:p w14:paraId="5DDF7670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60CF8805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</w:t>
      </w:r>
    </w:p>
    <w:p w14:paraId="14A1FFC9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25DE7EF0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77E70DDD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63B88A83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9A6AED0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A8D38A1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6C254E0" w14:textId="72735D39" w:rsidR="00D61907" w:rsidRPr="004431D3" w:rsidRDefault="00F10215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  <w:iCs/>
              </w:rPr>
              <w:t>Dowolny</w:t>
            </w:r>
            <w:r w:rsidR="00BE50CA" w:rsidRPr="004431D3">
              <w:rPr>
                <w:rFonts w:ascii="Corbel" w:hAnsi="Corbel"/>
                <w:b/>
                <w:iCs/>
              </w:rPr>
              <w:t xml:space="preserve"> przedmiot</w:t>
            </w:r>
            <w:r w:rsidRPr="004431D3">
              <w:rPr>
                <w:rFonts w:ascii="Corbel" w:hAnsi="Corbel"/>
                <w:b/>
                <w:iCs/>
                <w:vertAlign w:val="superscript"/>
              </w:rPr>
              <w:t>**</w:t>
            </w:r>
            <w:r w:rsidR="00BE50CA" w:rsidRPr="004431D3">
              <w:rPr>
                <w:rFonts w:ascii="Corbel" w:hAnsi="Corbel"/>
                <w:b/>
                <w:iCs/>
                <w:vertAlign w:val="superscript"/>
              </w:rPr>
              <w:t xml:space="preserve"> </w:t>
            </w:r>
            <w:r w:rsidR="00BE50CA" w:rsidRPr="004431D3">
              <w:rPr>
                <w:rFonts w:ascii="Corbel" w:hAnsi="Corbel"/>
                <w:b/>
                <w:iCs/>
              </w:rPr>
              <w:t>wskazany przez kandydata –</w:t>
            </w:r>
            <w:r w:rsidRPr="004431D3">
              <w:rPr>
                <w:rFonts w:ascii="Corbel" w:hAnsi="Corbel"/>
                <w:b/>
                <w:iCs/>
              </w:rPr>
              <w:t xml:space="preserve"> </w:t>
            </w:r>
            <w:r w:rsidRPr="004431D3">
              <w:rPr>
                <w:rFonts w:ascii="Corbel" w:hAnsi="Corbel"/>
              </w:rPr>
              <w:t>na poziomie podstawowym lub rozszerzonym z częśc</w:t>
            </w:r>
            <w:r w:rsidR="00BE50CA" w:rsidRPr="004431D3">
              <w:rPr>
                <w:rFonts w:ascii="Corbel" w:hAnsi="Corbel"/>
              </w:rPr>
              <w:t>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9F5EBF9" w14:textId="6C26FF82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F251A3C" w14:textId="77777777" w:rsidR="00E050E8" w:rsidRPr="004431D3" w:rsidRDefault="00E050E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A6A7F54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2A3AB7B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1 pkt</w:t>
            </w:r>
          </w:p>
          <w:p w14:paraId="1BF67217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27C5C21" w14:textId="18473C00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6F52D361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760BDA1C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FBB5AA2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190D970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E970457" w14:textId="717A2643" w:rsidR="00F10215" w:rsidRPr="00A54030" w:rsidRDefault="00F10215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A54030">
              <w:rPr>
                <w:rFonts w:ascii="Corbel" w:hAnsi="Corbel"/>
                <w:b/>
                <w:iCs/>
                <w:sz w:val="22"/>
                <w:szCs w:val="22"/>
              </w:rPr>
              <w:t>Język obcy nowożytny</w:t>
            </w:r>
            <w:r w:rsidR="00BE50CA" w:rsidRPr="00A54030">
              <w:rPr>
                <w:rFonts w:ascii="Corbel" w:hAnsi="Corbel"/>
                <w:b/>
                <w:sz w:val="22"/>
                <w:szCs w:val="22"/>
              </w:rPr>
              <w:t xml:space="preserve"> </w:t>
            </w:r>
            <w:r w:rsidRPr="00A54030">
              <w:rPr>
                <w:rFonts w:ascii="Corbel" w:hAnsi="Corbel"/>
                <w:b/>
                <w:iCs/>
                <w:sz w:val="22"/>
                <w:szCs w:val="22"/>
              </w:rPr>
              <w:t>–</w:t>
            </w:r>
            <w:r w:rsidRPr="00A54030">
              <w:rPr>
                <w:rFonts w:ascii="Corbel" w:hAnsi="Corbel"/>
                <w:iCs/>
                <w:sz w:val="22"/>
                <w:szCs w:val="22"/>
              </w:rPr>
              <w:t xml:space="preserve"> na poziomie podstawowym lub rozszerzonym z części pisemnej egzaminu maturalnego</w:t>
            </w:r>
          </w:p>
          <w:p w14:paraId="7CF25654" w14:textId="709DBE36" w:rsidR="00D61907" w:rsidRPr="004431D3" w:rsidRDefault="00D61907" w:rsidP="000A533D">
            <w:pPr>
              <w:pStyle w:val="Bezodstpw"/>
              <w:rPr>
                <w:rFonts w:ascii="Corbel" w:hAnsi="Corbel"/>
                <w:b/>
                <w:sz w:val="22"/>
                <w:szCs w:val="22"/>
              </w:rPr>
            </w:pPr>
          </w:p>
        </w:tc>
        <w:tc>
          <w:tcPr>
            <w:tcW w:w="2306" w:type="dxa"/>
            <w:vMerge/>
          </w:tcPr>
          <w:p w14:paraId="77E6E101" w14:textId="77777777" w:rsidR="00D61907" w:rsidRPr="004431D3" w:rsidRDefault="00D61907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231D829E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57841F5B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2B3CE4A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6FD9365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771A587" w14:textId="77777777" w:rsidR="00F10215" w:rsidRPr="004431D3" w:rsidRDefault="00F10215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Matematyka 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– na poziomie podstawowym lub rozszerzonym z części pisemnej egzaminu maturalnego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</w:t>
            </w:r>
          </w:p>
          <w:p w14:paraId="090C7179" w14:textId="1FAB3DE1" w:rsidR="00D61907" w:rsidRPr="004431D3" w:rsidRDefault="00D61907" w:rsidP="000A533D">
            <w:pPr>
              <w:pStyle w:val="Bezodstpw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306" w:type="dxa"/>
            <w:vMerge/>
          </w:tcPr>
          <w:p w14:paraId="3D69E907" w14:textId="77777777" w:rsidR="00D61907" w:rsidRPr="004431D3" w:rsidRDefault="00D61907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E28AF68" w14:textId="77777777" w:rsidR="00D61907" w:rsidRPr="004431D3" w:rsidRDefault="00D61907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20113CD" w14:textId="14373AC5" w:rsidR="00F10215" w:rsidRPr="004431D3" w:rsidRDefault="00F10215" w:rsidP="000A533D">
      <w:pPr>
        <w:pStyle w:val="Bezodstpw"/>
        <w:jc w:val="both"/>
        <w:rPr>
          <w:rFonts w:ascii="Corbel" w:hAnsi="Corbel"/>
          <w:sz w:val="18"/>
          <w:szCs w:val="18"/>
        </w:rPr>
      </w:pPr>
      <w:r w:rsidRPr="004431D3">
        <w:rPr>
          <w:rFonts w:ascii="Corbel" w:hAnsi="Corbel"/>
          <w:sz w:val="18"/>
          <w:szCs w:val="18"/>
        </w:rPr>
        <w:t xml:space="preserve">** </w:t>
      </w:r>
      <w:r w:rsidR="00D44F7C" w:rsidRPr="004431D3">
        <w:rPr>
          <w:rFonts w:ascii="Corbel" w:hAnsi="Corbel"/>
          <w:sz w:val="18"/>
          <w:szCs w:val="18"/>
        </w:rPr>
        <w:t>P</w:t>
      </w:r>
      <w:r w:rsidRPr="004431D3">
        <w:rPr>
          <w:rFonts w:ascii="Corbel" w:hAnsi="Corbel"/>
          <w:sz w:val="18"/>
          <w:szCs w:val="18"/>
        </w:rPr>
        <w:t>od uwagę brany jest ten przedmiot, który nie został wskazany jako przedmiot dodatkowy oraz jako kryterium dodatkowe</w:t>
      </w:r>
    </w:p>
    <w:p w14:paraId="128ADCCB" w14:textId="77777777" w:rsidR="00D61907" w:rsidRPr="004431D3" w:rsidRDefault="00D61907" w:rsidP="000A533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74451988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Filozofia</w:t>
      </w:r>
    </w:p>
    <w:p w14:paraId="19F162AE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II stopnia</w:t>
      </w:r>
    </w:p>
    <w:p w14:paraId="5C6372D1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– stacjonarne</w:t>
      </w:r>
    </w:p>
    <w:p w14:paraId="6E38B24F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 ogólnoakademicki</w:t>
      </w:r>
    </w:p>
    <w:p w14:paraId="101D809B" w14:textId="77777777" w:rsidR="00D61907" w:rsidRPr="004431D3" w:rsidRDefault="00D61907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1C5FBA9B" w14:textId="77777777" w:rsidTr="00F10215">
        <w:tc>
          <w:tcPr>
            <w:tcW w:w="203" w:type="pct"/>
            <w:shd w:val="clear" w:color="auto" w:fill="E5DFEC" w:themeFill="accent4" w:themeFillTint="33"/>
            <w:vAlign w:val="center"/>
          </w:tcPr>
          <w:p w14:paraId="56DB702E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B6B858E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6EF6131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8706F04" w14:textId="68A2AFED" w:rsidR="00F10215" w:rsidRPr="004431D3" w:rsidRDefault="00F10215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Dyplom ukończenia studiów I stopnia, II stopnia lub jednolitych studiów magister</w:t>
            </w:r>
            <w:r w:rsidR="0020384D" w:rsidRPr="004431D3">
              <w:rPr>
                <w:rFonts w:ascii="Corbel" w:hAnsi="Corbel"/>
              </w:rPr>
              <w:t>skich z dyscyplin wchodzących w </w:t>
            </w:r>
            <w:r w:rsidRPr="004431D3">
              <w:rPr>
                <w:rFonts w:ascii="Corbel" w:hAnsi="Corbel"/>
              </w:rPr>
              <w:t>zakres nauk społecznych i nauk humanistycznych.</w:t>
            </w:r>
          </w:p>
        </w:tc>
      </w:tr>
      <w:tr w:rsidR="000D0B2D" w:rsidRPr="004431D3" w14:paraId="2B4ED709" w14:textId="77777777" w:rsidTr="00F10215">
        <w:tc>
          <w:tcPr>
            <w:tcW w:w="203" w:type="pct"/>
            <w:shd w:val="clear" w:color="auto" w:fill="E5DFEC" w:themeFill="accent4" w:themeFillTint="33"/>
            <w:vAlign w:val="center"/>
          </w:tcPr>
          <w:p w14:paraId="1F869118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87915D2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846D36F" w14:textId="77777777" w:rsidR="00D61907" w:rsidRPr="004431D3" w:rsidRDefault="00D6190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02A215E" w14:textId="0A9CD43E" w:rsidR="00D61907" w:rsidRPr="004431D3" w:rsidRDefault="00E050E8" w:rsidP="00A33B4A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0D0B2D" w:rsidRPr="004431D3" w14:paraId="5F6293A3" w14:textId="77777777" w:rsidTr="00F10215">
        <w:tc>
          <w:tcPr>
            <w:tcW w:w="203" w:type="pct"/>
            <w:shd w:val="clear" w:color="auto" w:fill="E5DFEC" w:themeFill="accent4" w:themeFillTint="33"/>
            <w:vAlign w:val="center"/>
          </w:tcPr>
          <w:p w14:paraId="0A9C3D7A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6EF368E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20CB922" w14:textId="77777777" w:rsidR="00F10215" w:rsidRPr="004431D3" w:rsidRDefault="00F10215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7D271521" w14:textId="73407386" w:rsidR="003E6CE5" w:rsidRPr="004431D3" w:rsidRDefault="003E6CE5" w:rsidP="00A33B4A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</w:t>
            </w:r>
            <w:r w:rsidR="00A33B4A" w:rsidRPr="004431D3">
              <w:rPr>
                <w:rFonts w:ascii="Corbel" w:hAnsi="Corbel"/>
              </w:rPr>
              <w:t>rednia arytmetyczna ocen z toku.</w:t>
            </w:r>
          </w:p>
        </w:tc>
      </w:tr>
    </w:tbl>
    <w:p w14:paraId="63C6CFC5" w14:textId="73DA0AB0" w:rsidR="00D61907" w:rsidRPr="004431D3" w:rsidRDefault="00D61907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ED8FF25" w14:textId="35C0F600" w:rsidR="009D6D8A" w:rsidRPr="004431D3" w:rsidRDefault="009D6D8A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6AA2362" w14:textId="77777777" w:rsidR="009D6D8A" w:rsidRPr="004431D3" w:rsidRDefault="009D6D8A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3279CF84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</w:t>
      </w:r>
      <w:r w:rsidRPr="004431D3">
        <w:rPr>
          <w:rFonts w:ascii="Corbel" w:eastAsia="Calibri" w:hAnsi="Corbel"/>
        </w:rPr>
        <w:t>– Finanse i rachunkowość</w:t>
      </w:r>
    </w:p>
    <w:p w14:paraId="061ACB0E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</w:t>
      </w:r>
      <w:r w:rsidRPr="004431D3">
        <w:rPr>
          <w:rFonts w:ascii="Corbel" w:eastAsia="Calibri" w:hAnsi="Corbel"/>
        </w:rPr>
        <w:t>– I stopnia</w:t>
      </w:r>
    </w:p>
    <w:p w14:paraId="4CEC923B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Forma </w:t>
      </w:r>
      <w:r w:rsidRPr="004431D3">
        <w:rPr>
          <w:rFonts w:ascii="Corbel" w:eastAsia="Calibri" w:hAnsi="Corbel"/>
        </w:rPr>
        <w:t>– stacjonarne/niestacjonarne</w:t>
      </w:r>
    </w:p>
    <w:p w14:paraId="2AB2B97A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</w:t>
      </w:r>
      <w:r w:rsidRPr="004431D3">
        <w:rPr>
          <w:rFonts w:ascii="Corbel" w:eastAsia="Calibri" w:hAnsi="Corbel"/>
        </w:rPr>
        <w:t>–</w:t>
      </w:r>
      <w:r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ogólnoakademicki</w:t>
      </w:r>
    </w:p>
    <w:p w14:paraId="25824135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9D6D8A" w:rsidRPr="004431D3" w14:paraId="61A7D839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110C5776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1840F1A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2442BFD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C58770D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 xml:space="preserve">Matematyka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18DC2E61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1EBEE11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318F02B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EC29456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1 pkt</w:t>
            </w:r>
          </w:p>
          <w:p w14:paraId="19C1849B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008EE39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9D6D8A" w:rsidRPr="004431D3" w14:paraId="509A7B89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F1EE289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EE5AE2F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2C582A33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D57BA4C" w14:textId="13FA670C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 xml:space="preserve">geografia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historia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wiedza o społeczeństwie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informatyka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język obcy nowożytny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 xml:space="preserve">na poziomie </w:t>
            </w:r>
            <w:r w:rsidR="006A5C76" w:rsidRPr="004431D3">
              <w:rPr>
                <w:rFonts w:ascii="Corbel" w:eastAsia="Calibri" w:hAnsi="Corbel"/>
              </w:rPr>
              <w:t>podstawowym lub rozszerzonym z </w:t>
            </w:r>
            <w:r w:rsidRPr="004431D3">
              <w:rPr>
                <w:rFonts w:ascii="Corbel" w:eastAsia="Calibri" w:hAnsi="Corbel"/>
              </w:rPr>
              <w:t>części pisemnej egzaminu maturalnego</w:t>
            </w:r>
          </w:p>
        </w:tc>
        <w:tc>
          <w:tcPr>
            <w:tcW w:w="2306" w:type="dxa"/>
            <w:vMerge/>
          </w:tcPr>
          <w:p w14:paraId="3992D24C" w14:textId="77777777" w:rsidR="009D6D8A" w:rsidRPr="004431D3" w:rsidRDefault="009D6D8A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9D6D8A" w:rsidRPr="004431D3" w14:paraId="29D359FE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51820D03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53A088E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E66E89C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CF664E9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polski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38A4058" w14:textId="77777777" w:rsidR="009D6D8A" w:rsidRPr="004431D3" w:rsidRDefault="009D6D8A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C303FF0" w14:textId="77777777" w:rsidR="009D6D8A" w:rsidRPr="004431D3" w:rsidRDefault="009D6D8A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211ABC9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</w:p>
    <w:p w14:paraId="0AF81072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Finanse i rachunkowość</w:t>
      </w:r>
    </w:p>
    <w:p w14:paraId="699B9165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1025C170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137A8ED4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FC603C6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9D6D8A" w:rsidRPr="004431D3" w14:paraId="0F18C63A" w14:textId="77777777" w:rsidTr="008D239B">
        <w:tc>
          <w:tcPr>
            <w:tcW w:w="203" w:type="pct"/>
            <w:shd w:val="clear" w:color="auto" w:fill="E5DFEC" w:themeFill="accent4" w:themeFillTint="33"/>
            <w:vAlign w:val="center"/>
          </w:tcPr>
          <w:p w14:paraId="4A8BBBF0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DB5CD70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2972710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2BC287E0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Dyplom ukończenia studiów. </w:t>
            </w:r>
          </w:p>
          <w:p w14:paraId="60E367FA" w14:textId="2FE55454" w:rsidR="009D6D8A" w:rsidRPr="004431D3" w:rsidRDefault="009D6D8A" w:rsidP="006A5C76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theme="minorHAnsi"/>
              </w:rPr>
              <w:t>Preferowane kierunki studiów: finanse i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rachunkowość, ekonomia, zarządzanie i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pokrewne z dziedziny nauk społecznych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(geografia społeczno-ekonomiczna i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gospodarka przestrzenna, nauki o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bezpieczeństwie, nauki o</w:t>
            </w:r>
            <w:r w:rsidR="006A5C76" w:rsidRPr="004431D3">
              <w:rPr>
                <w:rFonts w:ascii="Corbel" w:hAnsi="Corbel" w:cstheme="minorHAnsi"/>
              </w:rPr>
              <w:t> </w:t>
            </w:r>
            <w:r w:rsidRPr="004431D3">
              <w:rPr>
                <w:rFonts w:ascii="Corbel" w:hAnsi="Corbel" w:cstheme="minorHAnsi"/>
              </w:rPr>
              <w:t>polityce i</w:t>
            </w:r>
            <w:r w:rsidR="006A5C76" w:rsidRPr="004431D3">
              <w:rPr>
                <w:rFonts w:ascii="Corbel" w:hAnsi="Corbel" w:cstheme="minorHAnsi"/>
              </w:rPr>
              <w:t xml:space="preserve"> </w:t>
            </w:r>
            <w:r w:rsidRPr="004431D3">
              <w:rPr>
                <w:rFonts w:ascii="Corbel" w:hAnsi="Corbel" w:cstheme="minorHAnsi"/>
              </w:rPr>
              <w:t>administracji, nauki o zarządzaniu i jakości, nauki prawne, nauki socjologiczne) oraz ścisłych (matematyka, informatyka).</w:t>
            </w:r>
          </w:p>
        </w:tc>
      </w:tr>
      <w:tr w:rsidR="009D6D8A" w:rsidRPr="004431D3" w14:paraId="55A1541E" w14:textId="77777777" w:rsidTr="008D239B">
        <w:tc>
          <w:tcPr>
            <w:tcW w:w="203" w:type="pct"/>
            <w:shd w:val="clear" w:color="auto" w:fill="E5DFEC" w:themeFill="accent4" w:themeFillTint="33"/>
            <w:vAlign w:val="center"/>
          </w:tcPr>
          <w:p w14:paraId="447961D5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7FAAFC25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D981A7D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  <w:tcBorders>
              <w:bottom w:val="single" w:sz="4" w:space="0" w:color="auto"/>
            </w:tcBorders>
          </w:tcPr>
          <w:p w14:paraId="2F3D21C6" w14:textId="77777777" w:rsidR="009D6D8A" w:rsidRPr="004431D3" w:rsidRDefault="009D6D8A" w:rsidP="000A533D">
            <w:pPr>
              <w:spacing w:after="0" w:line="240" w:lineRule="auto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 w:cstheme="minorHAnsi"/>
              </w:rPr>
              <w:t>, która mnożona będzie przez współczynnik:</w:t>
            </w:r>
          </w:p>
          <w:p w14:paraId="57458624" w14:textId="77777777" w:rsidR="009D6D8A" w:rsidRPr="004431D3" w:rsidRDefault="009D6D8A" w:rsidP="000A533D">
            <w:pPr>
              <w:pStyle w:val="Bezodstpw"/>
              <w:numPr>
                <w:ilvl w:val="0"/>
                <w:numId w:val="20"/>
              </w:numPr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>1,8 dla absolwentów kierunku finanse i rachunkowość o profilu ogólnoakademicki,</w:t>
            </w:r>
          </w:p>
          <w:p w14:paraId="2137EB6C" w14:textId="77777777" w:rsidR="009D6D8A" w:rsidRPr="004431D3" w:rsidRDefault="009D6D8A" w:rsidP="000A533D">
            <w:pPr>
              <w:pStyle w:val="Bezodstpw"/>
              <w:numPr>
                <w:ilvl w:val="0"/>
                <w:numId w:val="20"/>
              </w:numPr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>1,7 dla absolwentów kierunku ekonomia o profilu ogólnoakademicki,</w:t>
            </w:r>
          </w:p>
          <w:p w14:paraId="794F47A0" w14:textId="77777777" w:rsidR="009D6D8A" w:rsidRPr="004431D3" w:rsidRDefault="009D6D8A" w:rsidP="000A533D">
            <w:pPr>
              <w:pStyle w:val="Bezodstpw"/>
              <w:numPr>
                <w:ilvl w:val="0"/>
                <w:numId w:val="20"/>
              </w:numPr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 xml:space="preserve">1,6 dla absolwentów kierunku finanse i rachunkowość o profilu praktycznym, </w:t>
            </w:r>
          </w:p>
          <w:p w14:paraId="717BCA92" w14:textId="77777777" w:rsidR="009D6D8A" w:rsidRPr="004431D3" w:rsidRDefault="009D6D8A" w:rsidP="000A533D">
            <w:pPr>
              <w:pStyle w:val="Bezodstpw"/>
              <w:numPr>
                <w:ilvl w:val="0"/>
                <w:numId w:val="20"/>
              </w:numPr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>1,5 dla absolwentów kierunku ekonomia o profilu praktycznym,</w:t>
            </w:r>
          </w:p>
          <w:p w14:paraId="35173036" w14:textId="77777777" w:rsidR="009D6D8A" w:rsidRPr="004431D3" w:rsidRDefault="009D6D8A" w:rsidP="000A533D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>1,0 dla pozostałych kierunków o profilu ogólnoakademickim i praktycznym.</w:t>
            </w:r>
          </w:p>
        </w:tc>
      </w:tr>
      <w:tr w:rsidR="009D6D8A" w:rsidRPr="004431D3" w14:paraId="42C094FA" w14:textId="77777777" w:rsidTr="008D239B">
        <w:tc>
          <w:tcPr>
            <w:tcW w:w="203" w:type="pct"/>
            <w:shd w:val="clear" w:color="auto" w:fill="E5DFEC" w:themeFill="accent4" w:themeFillTint="33"/>
            <w:vAlign w:val="center"/>
          </w:tcPr>
          <w:p w14:paraId="2924EE33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8D2D234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AD6C6CC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3C953289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</w:tbl>
    <w:p w14:paraId="54F63E98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074A965D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1A16321B" w14:textId="77777777" w:rsidR="008D239B" w:rsidRPr="004431D3" w:rsidRDefault="008D239B" w:rsidP="008D239B">
      <w:pPr>
        <w:spacing w:after="0" w:line="240" w:lineRule="auto"/>
        <w:rPr>
          <w:rFonts w:ascii="Corbel" w:eastAsia="Calibri" w:hAnsi="Corbel"/>
          <w:b/>
        </w:rPr>
      </w:pPr>
    </w:p>
    <w:p w14:paraId="5F7B0512" w14:textId="77777777" w:rsidR="00404676" w:rsidRPr="00EC13F4" w:rsidRDefault="00404676" w:rsidP="00404676">
      <w:pPr>
        <w:spacing w:after="0" w:line="240" w:lineRule="auto"/>
        <w:rPr>
          <w:rFonts w:ascii="Corbel" w:hAnsi="Corbel"/>
          <w:b/>
        </w:rPr>
      </w:pPr>
      <w:r w:rsidRPr="00EC13F4">
        <w:rPr>
          <w:rFonts w:ascii="Corbel" w:hAnsi="Corbel"/>
          <w:b/>
        </w:rPr>
        <w:t>Kierunek –</w:t>
      </w:r>
      <w:r w:rsidRPr="00EC13F4">
        <w:rPr>
          <w:rFonts w:ascii="Corbel" w:hAnsi="Corbel"/>
        </w:rPr>
        <w:t xml:space="preserve"> Fizjoterapia</w:t>
      </w:r>
    </w:p>
    <w:p w14:paraId="0D7E5EC5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Poziom –</w:t>
      </w:r>
      <w:r w:rsidRPr="00EC13F4">
        <w:rPr>
          <w:rFonts w:ascii="Corbel" w:hAnsi="Corbel"/>
        </w:rPr>
        <w:t xml:space="preserve"> jednolite studia magisterskie</w:t>
      </w:r>
    </w:p>
    <w:p w14:paraId="4406517B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Forma –</w:t>
      </w:r>
      <w:r w:rsidRPr="00EC13F4">
        <w:rPr>
          <w:rFonts w:ascii="Corbel" w:hAnsi="Corbel"/>
        </w:rPr>
        <w:t xml:space="preserve"> stacjonarne/niestacjonarne</w:t>
      </w:r>
    </w:p>
    <w:p w14:paraId="4170B213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lastRenderedPageBreak/>
        <w:t xml:space="preserve">Profil kształcenia – </w:t>
      </w:r>
      <w:r w:rsidRPr="00EC13F4">
        <w:rPr>
          <w:rFonts w:ascii="Corbel" w:hAnsi="Corbel"/>
        </w:rPr>
        <w:t>ogólnoakademicki</w:t>
      </w:r>
    </w:p>
    <w:p w14:paraId="1B6C6D4E" w14:textId="77777777" w:rsidR="00404676" w:rsidRPr="00EC13F4" w:rsidRDefault="00404676" w:rsidP="00404676">
      <w:pPr>
        <w:pStyle w:val="Akapitzlist"/>
        <w:spacing w:after="0" w:line="240" w:lineRule="auto"/>
        <w:rPr>
          <w:rFonts w:ascii="Corbel" w:hAnsi="Corbel"/>
        </w:rPr>
      </w:pPr>
    </w:p>
    <w:tbl>
      <w:tblPr>
        <w:tblStyle w:val="Tabela-Siatka"/>
        <w:tblW w:w="1402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16"/>
        <w:gridCol w:w="2410"/>
      </w:tblGrid>
      <w:tr w:rsidR="00404676" w:rsidRPr="004431D3" w14:paraId="61AC94ED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29A9FA1E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8ED0DE3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93AB820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1CB66471" w14:textId="77777777" w:rsidR="00404676" w:rsidRPr="004431D3" w:rsidRDefault="00404676" w:rsidP="00FA0FF7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Biologia</w:t>
            </w:r>
            <w:r>
              <w:rPr>
                <w:rFonts w:ascii="Corbel" w:hAnsi="Corbel"/>
                <w:b/>
                <w:bCs/>
              </w:rPr>
              <w:t xml:space="preserve"> lub matematyka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eastAsia="Calibri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410" w:type="dxa"/>
            <w:vMerge w:val="restart"/>
            <w:vAlign w:val="center"/>
          </w:tcPr>
          <w:p w14:paraId="1C37FB1A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AA8C2D4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27470334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A52A09A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EE8356B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D564548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404676" w:rsidRPr="004431D3" w14:paraId="01409C3D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34DA23A9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F96E2E3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A8AE5CC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4D9E99F3" w14:textId="77777777" w:rsidR="00404676" w:rsidRDefault="00404676" w:rsidP="00FA0FF7">
            <w:pPr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 xml:space="preserve">: </w:t>
            </w:r>
            <w:r w:rsidRPr="004431D3">
              <w:rPr>
                <w:rFonts w:ascii="Corbel" w:eastAsia="Calibri" w:hAnsi="Corbel"/>
                <w:b/>
                <w:bCs/>
              </w:rPr>
              <w:t>chemia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fizyka/fizyka z astronomią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matematyka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eastAsia="Calibri" w:hAnsi="Corbel"/>
              </w:rPr>
              <w:t xml:space="preserve"> na poziomie podstawowym lub rozszerzonym z części pisemnej egzaminu maturalnego</w:t>
            </w:r>
            <w:r>
              <w:rPr>
                <w:rFonts w:ascii="Corbel" w:hAnsi="Corbel"/>
              </w:rPr>
              <w:t>.</w:t>
            </w:r>
          </w:p>
          <w:p w14:paraId="5884ED1F" w14:textId="77777777" w:rsidR="00404676" w:rsidRPr="00EC13F4" w:rsidRDefault="00404676" w:rsidP="00FA0FF7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EC13F4">
              <w:rPr>
                <w:rFonts w:ascii="Corbel" w:hAnsi="Corbel"/>
                <w:b/>
              </w:rPr>
              <w:t>Matematyka może być brana pod uwagę jako przedmiot dodatkowy tylko w przypadku, kiedy biologia jest przedmiotem obowiązkowym.</w:t>
            </w:r>
          </w:p>
        </w:tc>
        <w:tc>
          <w:tcPr>
            <w:tcW w:w="2410" w:type="dxa"/>
            <w:vMerge/>
          </w:tcPr>
          <w:p w14:paraId="7E89A309" w14:textId="77777777" w:rsidR="00404676" w:rsidRPr="004431D3" w:rsidRDefault="00404676" w:rsidP="00FA0FF7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6B68F54" w14:textId="77777777" w:rsidR="00404676" w:rsidRPr="00EC13F4" w:rsidRDefault="00404676" w:rsidP="00404676">
      <w:pPr>
        <w:spacing w:after="0" w:line="240" w:lineRule="auto"/>
        <w:jc w:val="both"/>
        <w:rPr>
          <w:rFonts w:ascii="Corbel" w:hAnsi="Corbel"/>
          <w:sz w:val="18"/>
        </w:rPr>
      </w:pPr>
      <w:r w:rsidRPr="00EC13F4">
        <w:rPr>
          <w:rFonts w:ascii="Corbel" w:hAnsi="Corbel"/>
          <w:sz w:val="18"/>
        </w:rPr>
        <w:t xml:space="preserve">* </w:t>
      </w:r>
      <w:r w:rsidRPr="00EC13F4">
        <w:rPr>
          <w:rFonts w:ascii="Corbel" w:hAnsi="Corbel"/>
          <w:bCs/>
          <w:sz w:val="18"/>
        </w:rPr>
        <w:t>Przelicznik dla każdego przedmiotu liczony jest osobno</w:t>
      </w:r>
    </w:p>
    <w:p w14:paraId="0C9F0C14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0C56089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7F38FF74" w14:textId="4C9F0A2C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Fizyka</w:t>
      </w:r>
    </w:p>
    <w:p w14:paraId="48ACFF0C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 (3 semestry, po studiach inżynierskich)</w:t>
      </w:r>
    </w:p>
    <w:p w14:paraId="2FC15D95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282FD80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E170C1" w:rsidRPr="004431D3" w14:paraId="52B7D6A0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E7F2F2D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041B8C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4596AB3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255F43C6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Dyplom ukończenia studiów I stopnia (co najmniej siedmiosemestralnych), jednolitych studiów magisterskich lub równorzędnych, np. Bachelor's degree, z kierunków: fizyka, fizyka techniczna, systemy diagnostyczne w medycynie, fizyka medyczna, optyka okularowa, optometria, inżynieria medyczna lub inżynieria materiałowa.</w:t>
            </w:r>
          </w:p>
        </w:tc>
      </w:tr>
      <w:tr w:rsidR="00E170C1" w:rsidRPr="004431D3" w14:paraId="68276B1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71B18DD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39B6984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C2BC2E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75E0B224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Ocena na dyplomie ukończenia studiów I stopnia, jednolitych studiów magisterskich lub równorzędnych, np. Bachelor's degree, z kierunków: fizyka, fizyka techniczna, systemy diagnostyczne w medycynie, optyka okularowa, optometria, fizyka medyczna oraz inżynieria medyczna.</w:t>
            </w:r>
          </w:p>
          <w:p w14:paraId="481EFEF2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 w:cs="Calibri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kierunku inżynieria materiałowa. </w:t>
            </w:r>
          </w:p>
        </w:tc>
      </w:tr>
      <w:tr w:rsidR="00E170C1" w:rsidRPr="004431D3" w14:paraId="15EF253C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B44681C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A5AE5B2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C2AAA3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7BD1D86C" w14:textId="77777777" w:rsidR="00E170C1" w:rsidRPr="004431D3" w:rsidRDefault="00E170C1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Średnia arytmetyczna </w:t>
            </w:r>
            <w:r w:rsidRPr="004431D3">
              <w:rPr>
                <w:rFonts w:ascii="Corbel" w:eastAsia="Calibri" w:hAnsi="Corbel"/>
                <w:bCs/>
                <w:sz w:val="22"/>
                <w:szCs w:val="22"/>
              </w:rPr>
              <w:t>ocen z toku studiów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I stopnia lub jednolitych studiach magisterskich na kierunkach: fizyka, fizyka techniczna, systemy diagnostyczne w medycynie, fizyka medyczna, inżynieria medyczna, inżynieria materiałowa, optyka okularowa oraz optometria.</w:t>
            </w:r>
          </w:p>
          <w:p w14:paraId="3C68A783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</w:p>
        </w:tc>
      </w:tr>
    </w:tbl>
    <w:p w14:paraId="12741DB5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0BA450FE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Fizyka</w:t>
      </w:r>
    </w:p>
    <w:p w14:paraId="39C3E881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 (4 semestry, po studiach licencjackich)</w:t>
      </w:r>
    </w:p>
    <w:p w14:paraId="2BBB7A9A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525B225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E170C1" w:rsidRPr="004431D3" w14:paraId="3721962C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D41268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76F77AA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A4E62D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</w:tcPr>
          <w:p w14:paraId="1C32A0C8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Dyplom ukończenia studiów I stopnia, jednolitych studiów magisterskich lub równorzędnych, np. Bachelor's degree, z kierunków: fizyka, fizyka techniczna, systemy diagnostyczne w medycynie, fizyka medyczna, optyka okularowa, optometria, inżynieria medyczna lub inżynieria materiałowa.</w:t>
            </w:r>
          </w:p>
          <w:p w14:paraId="5D4EE7DB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</w:p>
        </w:tc>
      </w:tr>
      <w:tr w:rsidR="00E170C1" w:rsidRPr="004431D3" w14:paraId="64EBF700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E8AF91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483B349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B81EAFC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</w:tcPr>
          <w:p w14:paraId="22209BDE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Ocena na dyplomie ukończenia studiów I stopnia, jednolitych studiów magisterskich lub równorzędnych, np. Bachelor's degree, z kierunków: fizyka, fizyka techniczna, systemy diagnostyczne w medycynie, optyka okularowa, optometria, fizyka medyczna oraz inżynieria medyczna.</w:t>
            </w:r>
          </w:p>
          <w:p w14:paraId="580850B7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kierunku inżynieria materiałowa. </w:t>
            </w:r>
          </w:p>
          <w:p w14:paraId="520D57BE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</w:p>
        </w:tc>
      </w:tr>
      <w:tr w:rsidR="00E170C1" w:rsidRPr="004431D3" w14:paraId="0FD565AD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B6FB92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81FEF0F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C22C1A8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</w:tcPr>
          <w:p w14:paraId="7C6C0E23" w14:textId="082A8C3A" w:rsidR="00E170C1" w:rsidRPr="004431D3" w:rsidRDefault="00E170C1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Średnia arytmetyczna </w:t>
            </w:r>
            <w:r w:rsidRPr="004431D3">
              <w:rPr>
                <w:rFonts w:ascii="Corbel" w:eastAsia="Calibri" w:hAnsi="Corbel"/>
                <w:bCs/>
                <w:sz w:val="22"/>
                <w:szCs w:val="22"/>
              </w:rPr>
              <w:t>ocen z toku studiów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</w:t>
            </w:r>
            <w:r w:rsidRPr="004431D3">
              <w:rPr>
                <w:rFonts w:ascii="Corbel" w:eastAsia="Calibri" w:hAnsi="Corbel"/>
                <w:bCs/>
                <w:sz w:val="22"/>
                <w:szCs w:val="22"/>
              </w:rPr>
              <w:t xml:space="preserve">I </w:t>
            </w:r>
            <w:r w:rsidRPr="004431D3">
              <w:rPr>
                <w:rFonts w:ascii="Corbel" w:hAnsi="Corbel"/>
                <w:sz w:val="22"/>
                <w:szCs w:val="22"/>
              </w:rPr>
              <w:t>stopnia lub jednolitych studi</w:t>
            </w:r>
            <w:r w:rsidR="00A33B4A" w:rsidRPr="004431D3">
              <w:rPr>
                <w:rFonts w:ascii="Corbel" w:hAnsi="Corbel"/>
                <w:sz w:val="22"/>
                <w:szCs w:val="22"/>
              </w:rPr>
              <w:t>ów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magisterskich na kierunkach: fizyka, fizyka techniczna, systemy diagnostyczne w medycynie, fizyka medyczna, inżynieria medyczna, inżynieria materiałowa, optyka okularowa oraz optometria.</w:t>
            </w:r>
          </w:p>
          <w:p w14:paraId="58675930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</w:p>
        </w:tc>
      </w:tr>
    </w:tbl>
    <w:p w14:paraId="08AA4C28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5D1DA68F" w14:textId="77777777" w:rsidR="007C13CF" w:rsidRPr="004431D3" w:rsidRDefault="007C13CF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558BAEAA" w14:textId="77777777" w:rsidR="00385274" w:rsidRPr="004431D3" w:rsidRDefault="00385274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6AB88D1E" w14:textId="77777777" w:rsidR="00385274" w:rsidRPr="004431D3" w:rsidRDefault="00385274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Grafika</w:t>
      </w:r>
    </w:p>
    <w:p w14:paraId="450A9E2D" w14:textId="77777777" w:rsidR="00385274" w:rsidRPr="004431D3" w:rsidRDefault="00385274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</w:p>
    <w:p w14:paraId="4362FBDD" w14:textId="77777777" w:rsidR="00385274" w:rsidRPr="004431D3" w:rsidRDefault="00385274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47652D1E" w14:textId="77777777" w:rsidR="00385274" w:rsidRPr="004431D3" w:rsidRDefault="00385274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ogólnoakademicki</w:t>
      </w:r>
    </w:p>
    <w:p w14:paraId="0F80BDF4" w14:textId="77777777" w:rsidR="008D1528" w:rsidRPr="004431D3" w:rsidRDefault="008D1528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43AA2141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5903FC40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332BCBB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2EA6D58" w14:textId="7397356E" w:rsidR="008D1528" w:rsidRPr="004431D3" w:rsidRDefault="000A16C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</w:t>
            </w:r>
            <w:r w:rsidR="007121E4" w:rsidRPr="004431D3">
              <w:rPr>
                <w:rFonts w:ascii="Corbel" w:eastAsia="Calibri" w:hAnsi="Corbel"/>
                <w:sz w:val="18"/>
              </w:rPr>
              <w:t>y</w:t>
            </w:r>
            <w:r w:rsidRPr="004431D3">
              <w:rPr>
                <w:rFonts w:ascii="Corbel" w:eastAsia="Calibri" w:hAnsi="Corbel"/>
                <w:sz w:val="18"/>
              </w:rPr>
              <w:t xml:space="preserve">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6719626" w14:textId="21696121" w:rsidR="008D1528" w:rsidRPr="004431D3" w:rsidRDefault="000A16CC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szCs w:val="20"/>
              </w:rPr>
              <w:t>Podstawą przystąpienia do postępowania kwalifikacyjnego jest posiadanie</w:t>
            </w:r>
            <w:r w:rsidR="007121E4" w:rsidRPr="004431D3">
              <w:rPr>
                <w:rFonts w:ascii="Corbel" w:hAnsi="Corbel"/>
                <w:szCs w:val="20"/>
              </w:rPr>
              <w:t>:</w:t>
            </w:r>
            <w:r w:rsidRPr="004431D3">
              <w:rPr>
                <w:rFonts w:ascii="Corbel" w:hAnsi="Corbel"/>
                <w:szCs w:val="20"/>
              </w:rPr>
              <w:t xml:space="preserve"> </w:t>
            </w:r>
            <w:r w:rsidRPr="004431D3">
              <w:rPr>
                <w:rFonts w:ascii="Corbel" w:hAnsi="Corbel"/>
                <w:b/>
                <w:szCs w:val="20"/>
              </w:rPr>
              <w:t>świadectwa maturalnego lub innego dokumentu uprawniającego do podjęcia jednolitych studiów magisterskich</w:t>
            </w:r>
          </w:p>
        </w:tc>
        <w:tc>
          <w:tcPr>
            <w:tcW w:w="2306" w:type="dxa"/>
            <w:vMerge w:val="restart"/>
            <w:vAlign w:val="center"/>
          </w:tcPr>
          <w:p w14:paraId="1E99E6BB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11354CE2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4D32F60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4CD5555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44F8775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A0C446E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65DD1E04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70CA86AA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49D0F9C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86CA438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AE4DC4C" w14:textId="77777777" w:rsidR="008D1528" w:rsidRPr="004431D3" w:rsidRDefault="000A16CC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szCs w:val="20"/>
              </w:rPr>
              <w:t>Język obcy</w:t>
            </w:r>
            <w:r w:rsidR="00E04CF4" w:rsidRPr="004431D3">
              <w:rPr>
                <w:rFonts w:ascii="Corbel" w:hAnsi="Corbel"/>
                <w:b/>
                <w:szCs w:val="20"/>
              </w:rPr>
              <w:t xml:space="preserve"> nowożytny</w:t>
            </w:r>
            <w:r w:rsidRPr="004431D3">
              <w:rPr>
                <w:rFonts w:ascii="Corbel" w:hAnsi="Corbel"/>
                <w:szCs w:val="20"/>
              </w:rPr>
              <w:t xml:space="preserve"> </w:t>
            </w:r>
            <w:r w:rsidR="00D92341"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hAnsi="Corbel"/>
                <w:szCs w:val="20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8E43549" w14:textId="77777777" w:rsidR="008D1528" w:rsidRPr="004431D3" w:rsidRDefault="008D152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2C376B19" w14:textId="77777777" w:rsidTr="00424583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6ED559E4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09E662E3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666C5709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6553D36D" w14:textId="77777777" w:rsidR="008D1528" w:rsidRPr="004431D3" w:rsidRDefault="003A4461" w:rsidP="000A533D">
            <w:pPr>
              <w:spacing w:after="0" w:line="240" w:lineRule="auto"/>
              <w:rPr>
                <w:rFonts w:ascii="Corbel" w:hAnsi="Corbel"/>
                <w:b/>
                <w:bCs/>
                <w:szCs w:val="20"/>
              </w:rPr>
            </w:pPr>
            <w:r w:rsidRPr="004431D3">
              <w:rPr>
                <w:rFonts w:ascii="Corbel" w:hAnsi="Corbel"/>
                <w:b/>
                <w:bCs/>
                <w:szCs w:val="20"/>
              </w:rPr>
              <w:lastRenderedPageBreak/>
              <w:t>Portfolio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BE2F0A9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2B26BFAE" w14:textId="77777777" w:rsidTr="000A16CC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514608B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9C892C1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7EB2E348" w14:textId="77777777" w:rsidR="008A64CD" w:rsidRPr="004431D3" w:rsidRDefault="003A446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Z</w:t>
            </w:r>
            <w:r w:rsidR="000A16CC" w:rsidRPr="004431D3">
              <w:rPr>
                <w:rFonts w:ascii="Corbel" w:hAnsi="Corbel"/>
                <w:bCs/>
                <w:szCs w:val="20"/>
              </w:rPr>
              <w:t xml:space="preserve">łożenie portfolio w formie katalogu z fotografiami min. 20 prac z różnych dziedzin artystycznych (malarstwo, rysunek, rzeźba, fotografia, film, animacja, grafika artystyczna i projektowa i inne). </w:t>
            </w:r>
          </w:p>
          <w:p w14:paraId="2FC633F3" w14:textId="18152655" w:rsidR="008D1528" w:rsidRPr="004431D3" w:rsidRDefault="000A16CC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Portfolio</w:t>
            </w:r>
            <w:r w:rsidR="004D553C" w:rsidRPr="004431D3">
              <w:rPr>
                <w:rFonts w:ascii="Corbel" w:hAnsi="Corbel"/>
                <w:bCs/>
              </w:rPr>
              <w:t xml:space="preserve"> oraz oświadczenie o prawach autorskich</w:t>
            </w:r>
            <w:r w:rsidRPr="004431D3">
              <w:rPr>
                <w:rFonts w:ascii="Corbel" w:hAnsi="Corbel"/>
                <w:bCs/>
                <w:szCs w:val="20"/>
              </w:rPr>
              <w:t xml:space="preserve"> należy wysłać na adres mailowy: </w:t>
            </w:r>
            <w:r w:rsidRPr="004431D3">
              <w:rPr>
                <w:rFonts w:ascii="Corbel" w:hAnsi="Corbel"/>
                <w:b/>
                <w:bCs/>
                <w:i/>
                <w:szCs w:val="20"/>
              </w:rPr>
              <w:t>rekrutacja.isp@ur.edu.pl</w:t>
            </w:r>
          </w:p>
        </w:tc>
        <w:tc>
          <w:tcPr>
            <w:tcW w:w="2306" w:type="dxa"/>
            <w:vAlign w:val="center"/>
          </w:tcPr>
          <w:p w14:paraId="61C3AF3E" w14:textId="77777777" w:rsidR="008D1528" w:rsidRPr="004431D3" w:rsidRDefault="000A16CC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bel" w:eastAsia="Corbel" w:hAnsi="Corbel" w:cs="Corbel"/>
                <w:szCs w:val="20"/>
              </w:rPr>
            </w:pPr>
            <w:r w:rsidRPr="004431D3">
              <w:rPr>
                <w:rFonts w:ascii="Corbel" w:eastAsia="Corbel" w:hAnsi="Corbel" w:cs="Corbel"/>
                <w:szCs w:val="20"/>
              </w:rPr>
              <w:t>0-15</w:t>
            </w:r>
            <w:r w:rsidR="00741C75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616904B7" w14:textId="77777777" w:rsidTr="00424583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8944E1B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C8517C2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58ED3EEC" w14:textId="77777777" w:rsidR="003A4461" w:rsidRPr="004431D3" w:rsidRDefault="003A4461" w:rsidP="000A533D">
            <w:pPr>
              <w:spacing w:after="0" w:line="240" w:lineRule="auto"/>
              <w:rPr>
                <w:rFonts w:ascii="Corbel" w:hAnsi="Corbel"/>
                <w:b/>
                <w:bCs/>
                <w:szCs w:val="20"/>
              </w:rPr>
            </w:pPr>
            <w:r w:rsidRPr="004431D3">
              <w:rPr>
                <w:rFonts w:ascii="Corbel" w:hAnsi="Corbel"/>
                <w:b/>
                <w:szCs w:val="20"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2093CE96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29131E68" w14:textId="77777777" w:rsidTr="000A16CC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4E6D17A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5FEE57F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4EB73179" w14:textId="2D04BEAE" w:rsidR="003A4461" w:rsidRPr="004431D3" w:rsidRDefault="003A4461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Rozmowa na temat własnej twórczości i zrealizow</w:t>
            </w:r>
            <w:r w:rsidR="004E61AE" w:rsidRPr="004431D3">
              <w:rPr>
                <w:rFonts w:ascii="Corbel" w:hAnsi="Corbel"/>
                <w:szCs w:val="20"/>
              </w:rPr>
              <w:t>anych projektów artystycznych w </w:t>
            </w:r>
            <w:r w:rsidRPr="004431D3">
              <w:rPr>
                <w:rFonts w:ascii="Corbel" w:hAnsi="Corbel"/>
                <w:szCs w:val="20"/>
              </w:rPr>
              <w:t xml:space="preserve">odniesieniu do wiedzy z zakresu sztuki i kultury zostanie </w:t>
            </w:r>
            <w:r w:rsidR="004E61AE" w:rsidRPr="004431D3">
              <w:rPr>
                <w:rFonts w:ascii="Corbel" w:hAnsi="Corbel"/>
                <w:szCs w:val="20"/>
              </w:rPr>
              <w:t>przeprowadzona zdalnie w </w:t>
            </w:r>
            <w:r w:rsidRPr="004431D3">
              <w:rPr>
                <w:rFonts w:ascii="Corbel" w:hAnsi="Corbel"/>
                <w:szCs w:val="20"/>
              </w:rPr>
              <w:t>formie wideokonferencji na wybranej platformie komunikacji internetowej.</w:t>
            </w:r>
          </w:p>
        </w:tc>
        <w:tc>
          <w:tcPr>
            <w:tcW w:w="2306" w:type="dxa"/>
            <w:vAlign w:val="center"/>
          </w:tcPr>
          <w:p w14:paraId="64F1BE01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szCs w:val="20"/>
              </w:rPr>
              <w:t>0-15</w:t>
            </w:r>
            <w:r w:rsidR="00741C75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3A33C9B5" w14:textId="77777777" w:rsidTr="00B6586C">
        <w:trPr>
          <w:trHeight w:val="24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5D8240CA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8FC6A62" w14:textId="77777777" w:rsidR="003A4461" w:rsidRPr="004431D3" w:rsidRDefault="003A446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368A2C1C" w14:textId="77777777" w:rsidR="003A4461" w:rsidRPr="004431D3" w:rsidRDefault="003A4461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Minimalna liczba punktów konieczna do kwalifikacji:</w:t>
            </w:r>
          </w:p>
          <w:p w14:paraId="6DCB0756" w14:textId="2AA767A7" w:rsidR="003A4461" w:rsidRPr="004431D3" w:rsidRDefault="003A446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 xml:space="preserve">- dorobek artystyczny -  </w:t>
            </w:r>
            <w:r w:rsidRPr="004431D3">
              <w:rPr>
                <w:rFonts w:ascii="Corbel" w:hAnsi="Corbel"/>
                <w:bCs/>
                <w:szCs w:val="20"/>
              </w:rPr>
              <w:t xml:space="preserve">8 </w:t>
            </w:r>
            <w:r w:rsidR="006004BA" w:rsidRPr="004431D3">
              <w:rPr>
                <w:rFonts w:ascii="Corbel" w:hAnsi="Corbel"/>
                <w:bCs/>
                <w:szCs w:val="20"/>
              </w:rPr>
              <w:t>pkt</w:t>
            </w:r>
          </w:p>
          <w:p w14:paraId="20E54DEE" w14:textId="77777777" w:rsidR="003A4461" w:rsidRPr="004431D3" w:rsidRDefault="003A446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- rozmowa kwalifikacyjna - </w:t>
            </w:r>
            <w:r w:rsidRPr="004431D3">
              <w:rPr>
                <w:rFonts w:ascii="Corbel" w:hAnsi="Corbel"/>
                <w:bCs/>
                <w:szCs w:val="20"/>
              </w:rPr>
              <w:t>7 pkt</w:t>
            </w:r>
          </w:p>
          <w:p w14:paraId="17EB554B" w14:textId="5C678CA2" w:rsidR="003A4461" w:rsidRPr="004431D3" w:rsidRDefault="003A4461" w:rsidP="000A533D">
            <w:pPr>
              <w:spacing w:after="0" w:line="240" w:lineRule="auto"/>
              <w:jc w:val="both"/>
              <w:rPr>
                <w:rFonts w:ascii="Corbel" w:eastAsia="Corbel" w:hAnsi="Corbel" w:cs="Corbel"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Warunkiem przyjęcia portfolio do oceny przez Centralną Komisję Rekrutacyjną</w:t>
            </w:r>
            <w:r w:rsidR="00BE50CA" w:rsidRPr="004431D3">
              <w:rPr>
                <w:rFonts w:ascii="Corbel" w:hAnsi="Corbel"/>
                <w:bCs/>
                <w:szCs w:val="20"/>
              </w:rPr>
              <w:t xml:space="preserve"> (Komisję Egzaminacyjną)</w:t>
            </w:r>
            <w:r w:rsidR="002B14EF" w:rsidRPr="004431D3">
              <w:rPr>
                <w:rFonts w:ascii="Corbel" w:hAnsi="Corbel"/>
                <w:bCs/>
                <w:szCs w:val="20"/>
              </w:rPr>
              <w:t xml:space="preserve"> </w:t>
            </w:r>
            <w:r w:rsidRPr="004431D3">
              <w:rPr>
                <w:rFonts w:ascii="Corbel" w:hAnsi="Corbel"/>
                <w:bCs/>
                <w:szCs w:val="20"/>
              </w:rPr>
              <w:t>jest podpisanie oświadczenia o autorstwie przesłanych prac.</w:t>
            </w:r>
          </w:p>
        </w:tc>
      </w:tr>
    </w:tbl>
    <w:p w14:paraId="6FCDE5B7" w14:textId="77777777" w:rsidR="00385274" w:rsidRPr="004431D3" w:rsidRDefault="00385274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8F289D4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  <w:b/>
        </w:rPr>
      </w:pPr>
    </w:p>
    <w:p w14:paraId="1B9E56AB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  <w:b/>
        </w:rPr>
      </w:pPr>
    </w:p>
    <w:p w14:paraId="246FB0FE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  <w:b/>
        </w:rPr>
      </w:pPr>
    </w:p>
    <w:p w14:paraId="6BE5D610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Historia</w:t>
      </w:r>
    </w:p>
    <w:p w14:paraId="6B522330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</w:t>
      </w:r>
    </w:p>
    <w:p w14:paraId="491CE08C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3DF3B4A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ogólnoakademicki</w:t>
      </w:r>
    </w:p>
    <w:p w14:paraId="55F27D51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58DFD53C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52BE7AF2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07F6CAE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3793616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C1CD2F8" w14:textId="77777777" w:rsidR="00AA19FC" w:rsidRPr="004431D3" w:rsidRDefault="00D92341" w:rsidP="000A533D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b/>
              </w:rPr>
              <w:t>Język polski</w:t>
            </w:r>
            <w:r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8D639ED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0D791E08" w14:textId="77777777" w:rsidR="00C85D63" w:rsidRPr="004431D3" w:rsidRDefault="00C85D6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A81BFB7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EA4D321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444785E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1CAB71F" w14:textId="77777777" w:rsidR="00AA19FC" w:rsidRPr="004431D3" w:rsidRDefault="00D9234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636A8F12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1E0448C0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567B216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627C2A6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E6306D1" w14:textId="77777777" w:rsidR="00AA19FC" w:rsidRPr="004431D3" w:rsidRDefault="00911BD2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="00D92341" w:rsidRPr="004431D3">
              <w:rPr>
                <w:rFonts w:ascii="Corbel" w:eastAsia="Corbel" w:hAnsi="Corbel" w:cs="Corbel"/>
              </w:rPr>
              <w:t xml:space="preserve"> </w:t>
            </w:r>
            <w:r w:rsidR="00D92341" w:rsidRPr="004431D3">
              <w:rPr>
                <w:rFonts w:ascii="Corbel" w:eastAsia="Corbel" w:hAnsi="Corbel" w:cs="Corbel"/>
                <w:b/>
              </w:rPr>
              <w:t>historia</w:t>
            </w:r>
            <w:r w:rsidR="00596410" w:rsidRPr="004431D3">
              <w:rPr>
                <w:rFonts w:ascii="Corbel" w:eastAsia="Corbel" w:hAnsi="Corbel" w:cs="Corbel"/>
                <w:b/>
              </w:rPr>
              <w:t xml:space="preserve"> </w:t>
            </w:r>
            <w:r w:rsidR="00596410" w:rsidRPr="004431D3">
              <w:rPr>
                <w:rFonts w:ascii="Corbel" w:eastAsia="Corbel" w:hAnsi="Corbel" w:cs="Corbel"/>
              </w:rPr>
              <w:t>lub</w:t>
            </w:r>
            <w:r w:rsidR="00D92341" w:rsidRPr="004431D3">
              <w:rPr>
                <w:rFonts w:ascii="Corbel" w:eastAsia="Corbel" w:hAnsi="Corbel" w:cs="Corbel"/>
                <w:b/>
              </w:rPr>
              <w:t xml:space="preserve"> wiedza o społeczeństwie </w:t>
            </w:r>
            <w:r w:rsidR="00D92341" w:rsidRPr="004431D3">
              <w:rPr>
                <w:rFonts w:ascii="Corbel" w:eastAsia="Corbel" w:hAnsi="Corbel" w:cs="Corbel"/>
              </w:rPr>
              <w:t>lub</w:t>
            </w:r>
            <w:r w:rsidR="00D92341" w:rsidRPr="004431D3">
              <w:rPr>
                <w:rFonts w:ascii="Corbel" w:eastAsia="Corbel" w:hAnsi="Corbel" w:cs="Corbel"/>
                <w:b/>
              </w:rPr>
              <w:t xml:space="preserve"> geografia </w:t>
            </w:r>
            <w:r w:rsidR="00D92341" w:rsidRPr="004431D3">
              <w:rPr>
                <w:rFonts w:ascii="Corbel" w:hAnsi="Corbel"/>
              </w:rPr>
              <w:t>–</w:t>
            </w:r>
            <w:r w:rsidR="00D92341"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8092F5C" w14:textId="77777777" w:rsidR="00AA19FC" w:rsidRPr="004431D3" w:rsidRDefault="00AA19FC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36BFB402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09FF9DA7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E4FC9AA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5F848DD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1101269" w14:textId="77777777" w:rsidR="00AA19FC" w:rsidRPr="004431D3" w:rsidRDefault="00D9234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b/>
              </w:rPr>
              <w:t xml:space="preserve">Język obcy nowożytny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09F34F7" w14:textId="77777777" w:rsidR="00AA19FC" w:rsidRPr="004431D3" w:rsidRDefault="00AA19FC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369871E" w14:textId="77777777" w:rsidR="00AA19FC" w:rsidRPr="004431D3" w:rsidRDefault="00AA19FC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271744C" w14:textId="77777777" w:rsidR="00D92341" w:rsidRPr="004431D3" w:rsidRDefault="00D92341" w:rsidP="000A533D">
      <w:pPr>
        <w:spacing w:after="0" w:line="240" w:lineRule="auto"/>
        <w:rPr>
          <w:rFonts w:ascii="Corbel" w:eastAsia="Calibri" w:hAnsi="Corbel"/>
          <w:b/>
        </w:rPr>
      </w:pPr>
    </w:p>
    <w:p w14:paraId="45875EC0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Historia</w:t>
      </w:r>
    </w:p>
    <w:p w14:paraId="754ACF1A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51F8131A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3501B39F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D54B92C" w14:textId="77777777" w:rsidR="00AA19FC" w:rsidRPr="004431D3" w:rsidRDefault="00AA19FC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30ED7271" w14:textId="77777777" w:rsidTr="00E170C1">
        <w:tc>
          <w:tcPr>
            <w:tcW w:w="203" w:type="pct"/>
            <w:shd w:val="clear" w:color="auto" w:fill="E5DFEC" w:themeFill="accent4" w:themeFillTint="33"/>
            <w:vAlign w:val="center"/>
          </w:tcPr>
          <w:p w14:paraId="5650A1BA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E59471E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20A2EF9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07D335A7" w14:textId="3E3F12B5" w:rsidR="00356156" w:rsidRPr="004431D3" w:rsidRDefault="00D92341" w:rsidP="000A533D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 xml:space="preserve">Dyplom ukończenia studiów I stopnia, jednolitych studiów magisterskich lub równorzędnych np.  Bachelor’s degree z kierunków wchodzących </w:t>
            </w:r>
            <w:sdt>
              <w:sdtPr>
                <w:rPr>
                  <w:rFonts w:ascii="Corbel" w:hAnsi="Corbel"/>
                </w:rPr>
                <w:tag w:val="goog_rdk_0"/>
                <w:id w:val="1751465694"/>
              </w:sdtPr>
              <w:sdtEndPr/>
              <w:sdtContent/>
            </w:sdt>
            <w:r w:rsidRPr="004431D3">
              <w:rPr>
                <w:rFonts w:ascii="Corbel" w:eastAsia="Corbel" w:hAnsi="Corbel" w:cs="Corbel"/>
              </w:rPr>
              <w:t xml:space="preserve">w obszar nauk humanistycznych i </w:t>
            </w:r>
            <w:r w:rsidR="001116F6" w:rsidRPr="004431D3">
              <w:rPr>
                <w:rFonts w:ascii="Corbel" w:eastAsia="Corbel" w:hAnsi="Corbel" w:cs="Corbel"/>
              </w:rPr>
              <w:t xml:space="preserve">nauk </w:t>
            </w:r>
            <w:r w:rsidRPr="004431D3">
              <w:rPr>
                <w:rFonts w:ascii="Corbel" w:eastAsia="Corbel" w:hAnsi="Corbel" w:cs="Corbel"/>
              </w:rPr>
              <w:t>społecznych.</w:t>
            </w:r>
          </w:p>
          <w:p w14:paraId="0BB90803" w14:textId="45C74BE2" w:rsidR="00D92341" w:rsidRPr="004431D3" w:rsidRDefault="00356156" w:rsidP="000A533D">
            <w:pPr>
              <w:pStyle w:val="Default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Studia drugiego stopnia w specjalności nauczycielskiej stanowią kontynuację po studiach pierwszego stopnia przygotowujących do w</w:t>
            </w:r>
            <w:r w:rsidR="00BE50CA" w:rsidRPr="004431D3">
              <w:rPr>
                <w:rFonts w:ascii="Corbel" w:hAnsi="Corbel"/>
                <w:sz w:val="22"/>
                <w:szCs w:val="22"/>
              </w:rPr>
              <w:t xml:space="preserve">ykonywania zawodu nauczyciela. </w:t>
            </w:r>
          </w:p>
          <w:p w14:paraId="2A12DE78" w14:textId="1420FC62" w:rsidR="00AA19FC" w:rsidRPr="004431D3" w:rsidRDefault="00E72E79" w:rsidP="000A533D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hAnsi="Corbel" w:cs="Calibri"/>
              </w:rPr>
              <w:t>Kandydat powinien posiadać przygotowanie psychologiczno-pedagogiczne (blok B), przygotowanie z zakresu podstaw dydaktyki i emisji głosu (blok C) w wymiarze określonym w standardzie kształcenia nauczycieli (Rozporządzenie MNiSW z 25.07.2019 r. – tj. Dz.U. z 2021 r., poz. 890 ze zm.) oraz częściowe przygotowanie dydaktyczne do nauczania przedmiotów historii oraz WOS w wymiarze określonym w programie studiów pierwszego stopnia na kierunku historia prowadzonym w UR. W przypadku braku wymagane</w:t>
            </w:r>
            <w:r w:rsidR="00953469" w:rsidRPr="004431D3">
              <w:rPr>
                <w:rFonts w:ascii="Corbel" w:hAnsi="Corbel" w:cs="Calibri"/>
              </w:rPr>
              <w:t>j liczby godzin lub pkt. ECTS w </w:t>
            </w:r>
            <w:r w:rsidRPr="004431D3">
              <w:rPr>
                <w:rFonts w:ascii="Corbel" w:hAnsi="Corbel" w:cs="Calibri"/>
              </w:rPr>
              <w:t>wymienionym powyżej zakresie, kandydat przyjęty na studia, celem uzyskania pełnego przygotow</w:t>
            </w:r>
            <w:r w:rsidR="00953469" w:rsidRPr="004431D3">
              <w:rPr>
                <w:rFonts w:ascii="Corbel" w:hAnsi="Corbel" w:cs="Calibri"/>
              </w:rPr>
              <w:t>ania do </w:t>
            </w:r>
            <w:r w:rsidRPr="004431D3">
              <w:rPr>
                <w:rFonts w:ascii="Corbel" w:hAnsi="Corbel" w:cs="Calibri"/>
              </w:rPr>
              <w:t>wykonywania zawodu nauczyciela zgodnie z obowiązującym standardem ksz</w:t>
            </w:r>
            <w:r w:rsidR="00953469" w:rsidRPr="004431D3">
              <w:rPr>
                <w:rFonts w:ascii="Corbel" w:hAnsi="Corbel" w:cs="Calibri"/>
              </w:rPr>
              <w:t>tałcenia, będzie zobowiązany do </w:t>
            </w:r>
            <w:r w:rsidRPr="004431D3">
              <w:rPr>
                <w:rFonts w:ascii="Corbel" w:hAnsi="Corbel" w:cs="Calibri"/>
              </w:rPr>
              <w:t>uzupełnienia wyznaczonych różnic programowych.</w:t>
            </w:r>
          </w:p>
        </w:tc>
      </w:tr>
      <w:tr w:rsidR="000D0B2D" w:rsidRPr="004431D3" w14:paraId="345F61FF" w14:textId="77777777" w:rsidTr="00E170C1">
        <w:tc>
          <w:tcPr>
            <w:tcW w:w="203" w:type="pct"/>
            <w:shd w:val="clear" w:color="auto" w:fill="E5DFEC" w:themeFill="accent4" w:themeFillTint="33"/>
            <w:vAlign w:val="center"/>
          </w:tcPr>
          <w:p w14:paraId="204C3284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63AC726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7F6C470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10DAC90B" w14:textId="005C349A" w:rsidR="00AA19FC" w:rsidRPr="004431D3" w:rsidRDefault="00D9234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Ocena na dyplomie ukończenia studiów.</w:t>
            </w:r>
          </w:p>
        </w:tc>
      </w:tr>
      <w:tr w:rsidR="000D0B2D" w:rsidRPr="004431D3" w14:paraId="1D0E6F81" w14:textId="77777777" w:rsidTr="00E170C1">
        <w:tc>
          <w:tcPr>
            <w:tcW w:w="203" w:type="pct"/>
            <w:shd w:val="clear" w:color="auto" w:fill="E5DFEC" w:themeFill="accent4" w:themeFillTint="33"/>
            <w:vAlign w:val="center"/>
          </w:tcPr>
          <w:p w14:paraId="4A3F338D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5A97FBC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296557F" w14:textId="77777777" w:rsidR="00AA19FC" w:rsidRPr="004431D3" w:rsidRDefault="00AA19F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5C5AA8E6" w14:textId="7296316E" w:rsidR="00AA19FC" w:rsidRPr="004431D3" w:rsidRDefault="00CC1FF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34083318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54E8429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19E0FD7F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12915398" w14:textId="6D4F64F5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Informatyka</w:t>
      </w:r>
    </w:p>
    <w:p w14:paraId="6C40B061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</w:t>
      </w:r>
    </w:p>
    <w:p w14:paraId="08BB61FE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17AAFE5B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ogólnoakademicki</w:t>
      </w:r>
    </w:p>
    <w:p w14:paraId="15EC9B90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E170C1" w:rsidRPr="004431D3" w14:paraId="64B5C29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118A72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9D038DD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4223FA3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0F049C0" w14:textId="207AEB46" w:rsidR="00E170C1" w:rsidRPr="004431D3" w:rsidRDefault="00E170C1" w:rsidP="00441F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lastRenderedPageBreak/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D4A160D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4E3CDF9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05B83A6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lastRenderedPageBreak/>
              <w:t xml:space="preserve">Dla egzaminu </w:t>
            </w:r>
          </w:p>
          <w:p w14:paraId="21D6233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2F11B964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60204F2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684AD0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4AEEBBB6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43A40A9C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0737E62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06862E9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E170C1" w:rsidRPr="004431D3" w14:paraId="3325C6BB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BF84C5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F94913F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3195053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CF5D50A" w14:textId="7B1C0DA9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  <w:b/>
              </w:rPr>
              <w:t>Informatyka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 </w:t>
            </w:r>
          </w:p>
          <w:p w14:paraId="3DFAB41A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lub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 xml:space="preserve">wyniki egzaminu pisemnego potwierdzającego kwalifikacje w zawodzie w zakresie:  </w:t>
            </w:r>
          </w:p>
          <w:p w14:paraId="55DC309F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programowania, tworzenia i administrowania stronami internetowymi i bazami danych (EE.09); tworzenia i administrowania stronami i aplikacjami internetowymi oraz bazami danych (INF.03);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>projektowania, programowania i testowania aplikacji (INF.04)</w:t>
            </w:r>
          </w:p>
        </w:tc>
        <w:tc>
          <w:tcPr>
            <w:tcW w:w="2306" w:type="dxa"/>
            <w:vMerge/>
          </w:tcPr>
          <w:p w14:paraId="7B42222B" w14:textId="77777777" w:rsidR="00E170C1" w:rsidRPr="004431D3" w:rsidRDefault="00E170C1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E170C1" w:rsidRPr="004431D3" w14:paraId="7FA19840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B45B83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CB81BD9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E112AD3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3A4B613" w14:textId="3BDB65EA" w:rsidR="00E170C1" w:rsidRPr="004431D3" w:rsidRDefault="00E170C1" w:rsidP="00441F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angielski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/>
          </w:tcPr>
          <w:p w14:paraId="60E9AD13" w14:textId="77777777" w:rsidR="00E170C1" w:rsidRPr="004431D3" w:rsidRDefault="00E170C1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55AD418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8879EDF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45E6981E" w14:textId="6769B99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</w:p>
    <w:p w14:paraId="553057B3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Informatyka</w:t>
      </w:r>
    </w:p>
    <w:p w14:paraId="3AA162EB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5C5C92A2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667232B5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6102C22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E170C1" w:rsidRPr="004431D3" w14:paraId="0990BDF4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757A012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48ADEC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E9064C2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</w:tcPr>
          <w:p w14:paraId="44764DBA" w14:textId="77777777" w:rsidR="00E170C1" w:rsidRPr="004431D3" w:rsidRDefault="00E170C1" w:rsidP="000E4B31">
            <w:pPr>
              <w:spacing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Dyplom ukończenia studiów I stopnia (co najmniej siedmiosemestralnych) lub jednolitych magisterskich lub równorzędnych np. Bachelor’s degree.</w:t>
            </w:r>
          </w:p>
        </w:tc>
      </w:tr>
      <w:tr w:rsidR="00E170C1" w:rsidRPr="004431D3" w14:paraId="12F25C4A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0D3E3E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BDAD97B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05D5FEE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</w:tcPr>
          <w:p w14:paraId="7D9FC43E" w14:textId="77777777" w:rsidR="00E170C1" w:rsidRPr="004431D3" w:rsidRDefault="00E170C1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Ocena na dyplomie ukończenia studiów z kierunków przyporządkowanych do dyscypliny wiodącej informatyka lub informatyka techniczna i telekomunikacja.</w:t>
            </w:r>
          </w:p>
          <w:p w14:paraId="75387BCD" w14:textId="77777777" w:rsidR="00E170C1" w:rsidRPr="004431D3" w:rsidRDefault="00E170C1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Pozytywny wynik rozmowy kwalifikacyjnej sprawdzającej kompetencje kandydata do podjęcia studiów II stopnia dla absolwentów innych kierunków studiów. </w:t>
            </w:r>
            <w:r w:rsidRPr="004431D3">
              <w:rPr>
                <w:rFonts w:ascii="Corbel" w:hAnsi="Corbel" w:cs="Calibri"/>
                <w:sz w:val="22"/>
                <w:szCs w:val="22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E170C1" w:rsidRPr="004431D3" w14:paraId="5B8FEDDD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76CB3D4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DF9AD3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E763534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</w:tcPr>
          <w:p w14:paraId="37E3BDDE" w14:textId="77777777" w:rsidR="00E170C1" w:rsidRPr="004431D3" w:rsidRDefault="00E170C1" w:rsidP="00E170C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Średnia arytmetyczna ocen z toku studiów z kierunków przyporządkowanych do dyscypliny wiodącej informatyka lub informatyka techniczna i telekomunikacja.</w:t>
            </w:r>
          </w:p>
          <w:p w14:paraId="36F7CD68" w14:textId="77777777" w:rsidR="00E170C1" w:rsidRPr="004431D3" w:rsidRDefault="00E170C1" w:rsidP="00E170C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sz w:val="22"/>
                <w:szCs w:val="22"/>
              </w:rPr>
              <w:t>0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pkt za kryterium dodatkowe dla absolwentów innych kierunków studiów.</w:t>
            </w:r>
          </w:p>
        </w:tc>
      </w:tr>
    </w:tbl>
    <w:p w14:paraId="3BA52462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971890F" w14:textId="05758688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8B6D372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3A3ECE7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Informatyka i ekonometria</w:t>
      </w:r>
    </w:p>
    <w:p w14:paraId="62C4155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</w:t>
      </w:r>
    </w:p>
    <w:p w14:paraId="17735FA8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40297A96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praktyczny</w:t>
      </w:r>
    </w:p>
    <w:p w14:paraId="12509C12" w14:textId="77777777" w:rsidR="00E170C1" w:rsidRPr="004431D3" w:rsidRDefault="00E170C1" w:rsidP="00E170C1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E170C1" w:rsidRPr="004431D3" w14:paraId="7EC6681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9800E4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0B03B98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3EAF77C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8250B8A" w14:textId="6DAB93EA" w:rsidR="00E170C1" w:rsidRPr="004431D3" w:rsidRDefault="00E170C1" w:rsidP="000E4B31">
            <w:pPr>
              <w:spacing w:after="0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  <w:p w14:paraId="70389B02" w14:textId="77777777" w:rsidR="00E170C1" w:rsidRPr="004431D3" w:rsidRDefault="00E170C1" w:rsidP="000E4B31">
            <w:pPr>
              <w:spacing w:after="0"/>
              <w:jc w:val="both"/>
              <w:rPr>
                <w:rFonts w:ascii="Corbel" w:hAnsi="Corbel"/>
              </w:rPr>
            </w:pPr>
          </w:p>
        </w:tc>
        <w:tc>
          <w:tcPr>
            <w:tcW w:w="2306" w:type="dxa"/>
            <w:vMerge w:val="restart"/>
          </w:tcPr>
          <w:p w14:paraId="469F8F91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253809E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087A308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52A459B9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612EE45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1F4B7B4D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DC5EF39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1D7724AB" w14:textId="77777777" w:rsidR="00E170C1" w:rsidRPr="004431D3" w:rsidRDefault="00E170C1" w:rsidP="000E4B31">
            <w:pPr>
              <w:spacing w:after="0" w:line="240" w:lineRule="auto"/>
              <w:rPr>
                <w:rFonts w:ascii="Corbel" w:hAnsi="Corbel"/>
                <w:strike/>
              </w:rPr>
            </w:pPr>
          </w:p>
        </w:tc>
      </w:tr>
      <w:tr w:rsidR="00E170C1" w:rsidRPr="004431D3" w14:paraId="0BC94B3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C95495A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62BBE5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7730DAE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849BF15" w14:textId="0EC22A3C" w:rsidR="00E170C1" w:rsidRPr="004431D3" w:rsidRDefault="00E170C1" w:rsidP="000E4B31">
            <w:pPr>
              <w:spacing w:after="0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  <w:b/>
              </w:rPr>
              <w:t>Informatyka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  <w:p w14:paraId="30345E46" w14:textId="77777777" w:rsidR="00E170C1" w:rsidRPr="004431D3" w:rsidRDefault="00E170C1" w:rsidP="000E4B31">
            <w:pPr>
              <w:spacing w:after="0"/>
              <w:jc w:val="both"/>
              <w:rPr>
                <w:rFonts w:ascii="Corbel" w:hAnsi="Corbel"/>
              </w:rPr>
            </w:pPr>
          </w:p>
        </w:tc>
        <w:tc>
          <w:tcPr>
            <w:tcW w:w="2306" w:type="dxa"/>
            <w:vMerge/>
          </w:tcPr>
          <w:p w14:paraId="64116E82" w14:textId="77777777" w:rsidR="00E170C1" w:rsidRPr="004431D3" w:rsidRDefault="00E170C1" w:rsidP="000E4B31">
            <w:pPr>
              <w:spacing w:after="0" w:line="240" w:lineRule="auto"/>
              <w:rPr>
                <w:rFonts w:ascii="Corbel" w:eastAsia="Calibri" w:hAnsi="Corbel"/>
                <w:strike/>
              </w:rPr>
            </w:pPr>
          </w:p>
        </w:tc>
      </w:tr>
      <w:tr w:rsidR="00E170C1" w:rsidRPr="004431D3" w14:paraId="473CEEA6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4575C9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687DE00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55C9B57" w14:textId="77777777" w:rsidR="00E170C1" w:rsidRPr="004431D3" w:rsidRDefault="00E170C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CC01D50" w14:textId="705D2E78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441F3D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  <w:p w14:paraId="0131758F" w14:textId="77777777" w:rsidR="00E170C1" w:rsidRPr="004431D3" w:rsidRDefault="00E170C1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</w:p>
        </w:tc>
        <w:tc>
          <w:tcPr>
            <w:tcW w:w="2306" w:type="dxa"/>
            <w:vMerge/>
          </w:tcPr>
          <w:p w14:paraId="6177AD37" w14:textId="77777777" w:rsidR="00E170C1" w:rsidRPr="004431D3" w:rsidRDefault="00E170C1" w:rsidP="000E4B31">
            <w:pPr>
              <w:spacing w:after="0" w:line="240" w:lineRule="auto"/>
              <w:rPr>
                <w:rFonts w:ascii="Corbel" w:eastAsia="Calibri" w:hAnsi="Corbel"/>
                <w:strike/>
              </w:rPr>
            </w:pPr>
          </w:p>
        </w:tc>
      </w:tr>
    </w:tbl>
    <w:p w14:paraId="079C292E" w14:textId="77777777" w:rsidR="00E170C1" w:rsidRPr="004431D3" w:rsidRDefault="00E170C1" w:rsidP="00E170C1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DD85A37" w14:textId="77777777" w:rsidR="00AA19FC" w:rsidRPr="004431D3" w:rsidRDefault="00AA19FC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0009CC39" w14:textId="77777777" w:rsidR="00B963FB" w:rsidRPr="004431D3" w:rsidRDefault="00B963FB" w:rsidP="000A533D">
      <w:pPr>
        <w:spacing w:after="0" w:line="240" w:lineRule="auto"/>
        <w:rPr>
          <w:rFonts w:ascii="Corbel" w:eastAsia="Calibri" w:hAnsi="Corbel"/>
          <w:b/>
        </w:rPr>
      </w:pPr>
    </w:p>
    <w:p w14:paraId="12EC4AD3" w14:textId="77777777" w:rsidR="00B02868" w:rsidRPr="004431D3" w:rsidRDefault="00B02868" w:rsidP="000A533D">
      <w:pPr>
        <w:spacing w:after="0" w:line="240" w:lineRule="auto"/>
        <w:rPr>
          <w:rFonts w:ascii="Corbel" w:eastAsia="Calibri" w:hAnsi="Corbel" w:cs="Times New Roman"/>
          <w:b/>
        </w:rPr>
      </w:pPr>
    </w:p>
    <w:p w14:paraId="0DFF4943" w14:textId="77777777" w:rsidR="00B02868" w:rsidRPr="004431D3" w:rsidRDefault="00B02868" w:rsidP="000A533D">
      <w:pPr>
        <w:spacing w:after="0" w:line="240" w:lineRule="auto"/>
        <w:rPr>
          <w:rFonts w:ascii="Corbel" w:eastAsia="Calibri" w:hAnsi="Corbel" w:cs="Times New Roman"/>
        </w:rPr>
      </w:pPr>
      <w:r w:rsidRPr="004431D3">
        <w:rPr>
          <w:rFonts w:ascii="Corbel" w:eastAsia="Calibri" w:hAnsi="Corbel" w:cs="Times New Roman"/>
          <w:b/>
        </w:rPr>
        <w:t xml:space="preserve">Kierunek </w:t>
      </w:r>
      <w:r w:rsidRPr="004431D3">
        <w:rPr>
          <w:rFonts w:ascii="Corbel" w:eastAsia="Calibri" w:hAnsi="Corbel"/>
          <w:b/>
        </w:rPr>
        <w:t xml:space="preserve">– </w:t>
      </w:r>
      <w:r w:rsidRPr="004431D3">
        <w:rPr>
          <w:rFonts w:ascii="Corbel" w:eastAsia="Calibri" w:hAnsi="Corbel"/>
        </w:rPr>
        <w:t>Instrumentalistyka</w:t>
      </w:r>
    </w:p>
    <w:p w14:paraId="15AA50D9" w14:textId="77777777" w:rsidR="00B02868" w:rsidRPr="004431D3" w:rsidRDefault="00B02868" w:rsidP="000A533D">
      <w:pPr>
        <w:spacing w:after="0" w:line="240" w:lineRule="auto"/>
        <w:rPr>
          <w:rFonts w:ascii="Corbel" w:eastAsia="Calibri" w:hAnsi="Corbel" w:cs="Times New Roman"/>
        </w:rPr>
      </w:pPr>
      <w:r w:rsidRPr="004431D3">
        <w:rPr>
          <w:rFonts w:ascii="Corbel" w:eastAsia="Calibri" w:hAnsi="Corbel" w:cs="Times New Roman"/>
          <w:b/>
        </w:rPr>
        <w:t xml:space="preserve">Poziom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 w:cs="Times New Roman"/>
        </w:rPr>
        <w:t xml:space="preserve"> </w:t>
      </w:r>
      <w:r w:rsidRPr="004431D3">
        <w:rPr>
          <w:rFonts w:ascii="Corbel" w:eastAsia="Calibri" w:hAnsi="Corbel"/>
        </w:rPr>
        <w:t>I stopnia</w:t>
      </w:r>
      <w:r w:rsidRPr="004431D3">
        <w:rPr>
          <w:rFonts w:ascii="Corbel" w:eastAsia="Calibri" w:hAnsi="Corbel" w:cs="Times New Roman"/>
        </w:rPr>
        <w:t xml:space="preserve"> </w:t>
      </w:r>
    </w:p>
    <w:p w14:paraId="41EC5D62" w14:textId="77777777" w:rsidR="00B02868" w:rsidRPr="004431D3" w:rsidRDefault="00B02868" w:rsidP="000A533D">
      <w:pPr>
        <w:spacing w:after="0" w:line="240" w:lineRule="auto"/>
        <w:rPr>
          <w:rFonts w:ascii="Corbel" w:eastAsia="Calibri" w:hAnsi="Corbel" w:cs="Times New Roman"/>
        </w:rPr>
      </w:pPr>
      <w:r w:rsidRPr="004431D3">
        <w:rPr>
          <w:rFonts w:ascii="Corbel" w:eastAsia="Calibri" w:hAnsi="Corbel" w:cs="Times New Roman"/>
          <w:b/>
        </w:rPr>
        <w:t xml:space="preserve">Forma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 w:cs="Times New Roman"/>
        </w:rPr>
        <w:t xml:space="preserve"> </w:t>
      </w:r>
      <w:r w:rsidRPr="004431D3">
        <w:rPr>
          <w:rFonts w:ascii="Corbel" w:eastAsia="Calibri" w:hAnsi="Corbel"/>
        </w:rPr>
        <w:t>stacjonarne</w:t>
      </w:r>
    </w:p>
    <w:p w14:paraId="23C74400" w14:textId="77777777" w:rsidR="00B02868" w:rsidRPr="004431D3" w:rsidRDefault="00B02868" w:rsidP="000A533D">
      <w:pPr>
        <w:spacing w:after="0" w:line="240" w:lineRule="auto"/>
        <w:rPr>
          <w:rFonts w:ascii="Corbel" w:eastAsia="Calibri" w:hAnsi="Corbel" w:cs="Times New Roman"/>
        </w:rPr>
      </w:pPr>
      <w:r w:rsidRPr="004431D3">
        <w:rPr>
          <w:rFonts w:ascii="Corbel" w:eastAsia="Calibri" w:hAnsi="Corbel" w:cs="Times New Roman"/>
          <w:b/>
        </w:rPr>
        <w:t xml:space="preserve">Profil kształcenia </w:t>
      </w:r>
      <w:r w:rsidRPr="004431D3">
        <w:rPr>
          <w:rFonts w:ascii="Corbel" w:eastAsia="Calibri" w:hAnsi="Corbel"/>
          <w:b/>
        </w:rPr>
        <w:t>–</w:t>
      </w:r>
      <w:r w:rsidR="00424583" w:rsidRPr="004431D3">
        <w:rPr>
          <w:rFonts w:ascii="Corbel" w:eastAsia="Calibri" w:hAnsi="Corbel"/>
          <w:b/>
        </w:rPr>
        <w:t xml:space="preserve"> </w:t>
      </w:r>
      <w:r w:rsidRPr="004431D3">
        <w:rPr>
          <w:rFonts w:ascii="Corbel" w:eastAsia="Calibri" w:hAnsi="Corbel"/>
        </w:rPr>
        <w:t>praktyczny</w:t>
      </w:r>
    </w:p>
    <w:p w14:paraId="2E887BA2" w14:textId="77777777" w:rsidR="00B02868" w:rsidRPr="004431D3" w:rsidRDefault="00B02868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5833DDD7" w14:textId="77777777" w:rsidTr="00B02868">
        <w:tc>
          <w:tcPr>
            <w:tcW w:w="567" w:type="dxa"/>
            <w:shd w:val="clear" w:color="auto" w:fill="E5DFEC" w:themeFill="accent4" w:themeFillTint="33"/>
            <w:vAlign w:val="center"/>
          </w:tcPr>
          <w:p w14:paraId="44FBC234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9562241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86CD787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2952D90" w14:textId="22171303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Jeden przedmiot z wykazu przedmiotów obowiązkowych</w:t>
            </w:r>
            <w:r w:rsidR="009C1FA8" w:rsidRPr="004431D3">
              <w:rPr>
                <w:rFonts w:ascii="Corbel" w:eastAsia="Corbel" w:hAnsi="Corbel" w:cs="Corbel"/>
                <w:b/>
              </w:rPr>
              <w:t xml:space="preserve"> </w:t>
            </w:r>
            <w:r w:rsidRPr="004431D3">
              <w:rPr>
                <w:rFonts w:ascii="Corbel" w:hAnsi="Corbel"/>
                <w:bCs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z części pisemnej egzaminu maturalnego</w:t>
            </w:r>
            <w:r w:rsidRPr="004431D3">
              <w:rPr>
                <w:rFonts w:ascii="Corbel" w:eastAsia="Corbel" w:hAnsi="Corbel" w:cs="Corbel"/>
                <w:b/>
              </w:rPr>
              <w:t xml:space="preserve"> </w:t>
            </w:r>
          </w:p>
        </w:tc>
        <w:tc>
          <w:tcPr>
            <w:tcW w:w="2306" w:type="dxa"/>
            <w:vMerge w:val="restart"/>
            <w:vAlign w:val="center"/>
          </w:tcPr>
          <w:p w14:paraId="0001A6C9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A682CB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98804BA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222A4DA1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BF0EF3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515964C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16EDD330" w14:textId="77777777" w:rsidTr="00B02868">
        <w:tc>
          <w:tcPr>
            <w:tcW w:w="567" w:type="dxa"/>
            <w:shd w:val="clear" w:color="auto" w:fill="E5DFEC" w:themeFill="accent4" w:themeFillTint="33"/>
            <w:vAlign w:val="center"/>
          </w:tcPr>
          <w:p w14:paraId="58D2613D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9E93CBA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3CB5DB3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BD6635C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obcy nowożytny </w:t>
            </w:r>
            <w:r w:rsidRPr="004431D3">
              <w:rPr>
                <w:rFonts w:ascii="Corbel" w:hAnsi="Corbel"/>
                <w:bCs/>
              </w:rPr>
              <w:t>– na</w:t>
            </w:r>
            <w:r w:rsidRPr="004431D3">
              <w:rPr>
                <w:rFonts w:ascii="Corbel" w:hAnsi="Corbel"/>
                <w:b/>
              </w:rPr>
              <w:t xml:space="preserve"> </w:t>
            </w:r>
            <w:r w:rsidRPr="004431D3">
              <w:rPr>
                <w:rFonts w:ascii="Corbel" w:hAnsi="Corbel"/>
              </w:rPr>
              <w:t>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AAE9743" w14:textId="77777777" w:rsidR="007121E4" w:rsidRPr="004431D3" w:rsidRDefault="007121E4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7EB702CA" w14:textId="77777777" w:rsidTr="00EF35CE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3CCB9701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696CCE8A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0E3C616C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3D72252E" w14:textId="77777777" w:rsidR="007121E4" w:rsidRPr="004431D3" w:rsidRDefault="007121E4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F093159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03C75A00" w14:textId="77777777" w:rsidTr="00A723E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DF2E8F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ADFD64B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782CEC89" w14:textId="77777777" w:rsidR="007121E4" w:rsidRPr="00A45CA1" w:rsidRDefault="007121E4" w:rsidP="000A533D">
            <w:pPr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A45CA1">
              <w:rPr>
                <w:rFonts w:ascii="Corbel" w:eastAsia="Corbel" w:hAnsi="Corbel" w:cs="Corbel"/>
                <w:b/>
              </w:rPr>
              <w:t>Egzamin praktyczny z gry na instrumencie:</w:t>
            </w:r>
          </w:p>
          <w:p w14:paraId="07DA9101" w14:textId="48BFC985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lastRenderedPageBreak/>
              <w:t>A. FORTEPIAN</w:t>
            </w:r>
            <w:r w:rsidR="00441F3D" w:rsidRPr="004431D3">
              <w:rPr>
                <w:rFonts w:ascii="Corbel" w:eastAsia="Corbel" w:hAnsi="Corbel" w:cs="Corbel"/>
                <w:b/>
              </w:rPr>
              <w:t xml:space="preserve"> </w:t>
            </w:r>
            <w:r w:rsidR="00441F3D" w:rsidRPr="004431D3">
              <w:rPr>
                <w:rFonts w:ascii="Corbel" w:eastAsia="Corbel" w:hAnsi="Corbel" w:cs="Corbel"/>
              </w:rPr>
              <w:t>- p</w:t>
            </w:r>
            <w:r w:rsidRPr="004431D3">
              <w:rPr>
                <w:rFonts w:ascii="Corbel" w:eastAsia="Corbel" w:hAnsi="Corbel" w:cs="Corbel"/>
              </w:rPr>
              <w:t>rezentacja z pamięci utworów:</w:t>
            </w:r>
          </w:p>
          <w:p w14:paraId="66F98470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 xml:space="preserve">- etiuda wirtuozowska </w:t>
            </w:r>
          </w:p>
          <w:p w14:paraId="0D5ABBEB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sonata klasyczna (całość)</w:t>
            </w:r>
          </w:p>
          <w:p w14:paraId="6CE7EA2E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forma polifoniczna</w:t>
            </w:r>
          </w:p>
          <w:p w14:paraId="180FCF50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utwór dowolny</w:t>
            </w:r>
          </w:p>
          <w:p w14:paraId="21BD510B" w14:textId="0BB1E606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 xml:space="preserve">B. GITARA </w:t>
            </w:r>
            <w:r w:rsidR="00441F3D" w:rsidRPr="004431D3">
              <w:rPr>
                <w:rFonts w:ascii="Corbel" w:eastAsia="Corbel" w:hAnsi="Corbel" w:cs="Corbel"/>
              </w:rPr>
              <w:t>- p</w:t>
            </w:r>
            <w:r w:rsidRPr="004431D3">
              <w:rPr>
                <w:rFonts w:ascii="Corbel" w:eastAsia="Corbel" w:hAnsi="Corbel" w:cs="Corbel"/>
              </w:rPr>
              <w:t>rezentacja z pamięci utworów:</w:t>
            </w:r>
          </w:p>
          <w:p w14:paraId="76DADE4C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 xml:space="preserve">- etiuda wirtuozowska </w:t>
            </w:r>
          </w:p>
          <w:p w14:paraId="458EF881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dwie części kontrastowe sonaty, lub wariacje</w:t>
            </w:r>
          </w:p>
          <w:p w14:paraId="18E0401C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forma polifoniczna</w:t>
            </w:r>
          </w:p>
          <w:p w14:paraId="6E084471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utwór dowolny</w:t>
            </w:r>
          </w:p>
          <w:p w14:paraId="1DEBAB5A" w14:textId="605D9D6F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C. ORGANY</w:t>
            </w:r>
            <w:r w:rsidR="00441F3D" w:rsidRPr="004431D3">
              <w:rPr>
                <w:rFonts w:ascii="Corbel" w:eastAsia="Corbel" w:hAnsi="Corbel" w:cs="Corbel"/>
                <w:b/>
              </w:rPr>
              <w:t xml:space="preserve"> </w:t>
            </w:r>
            <w:r w:rsidR="00441F3D" w:rsidRPr="004431D3">
              <w:rPr>
                <w:rFonts w:ascii="Corbel" w:eastAsia="Corbel" w:hAnsi="Corbel" w:cs="Corbel"/>
              </w:rPr>
              <w:t>- p</w:t>
            </w:r>
            <w:r w:rsidRPr="004431D3">
              <w:rPr>
                <w:rFonts w:ascii="Corbel" w:eastAsia="Corbel" w:hAnsi="Corbel" w:cs="Corbel"/>
              </w:rPr>
              <w:t>rezentacja z nut utworów:</w:t>
            </w:r>
          </w:p>
          <w:p w14:paraId="75194B0C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preludium chorałowe J.S. Bacha</w:t>
            </w:r>
          </w:p>
          <w:p w14:paraId="666103C4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I lub III część sonaty J.S. Bacha</w:t>
            </w:r>
          </w:p>
          <w:p w14:paraId="32DA7283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utwór dowolny</w:t>
            </w:r>
          </w:p>
          <w:p w14:paraId="0610CA38" w14:textId="345FEB80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D. AKORDEON</w:t>
            </w:r>
            <w:r w:rsidR="00441F3D" w:rsidRPr="004431D3">
              <w:rPr>
                <w:rFonts w:ascii="Corbel" w:eastAsia="Corbel" w:hAnsi="Corbel" w:cs="Corbel"/>
                <w:b/>
              </w:rPr>
              <w:t xml:space="preserve"> </w:t>
            </w:r>
            <w:r w:rsidR="00441F3D" w:rsidRPr="004431D3">
              <w:rPr>
                <w:rFonts w:ascii="Corbel" w:eastAsia="Corbel" w:hAnsi="Corbel" w:cs="Corbel"/>
              </w:rPr>
              <w:t>- p</w:t>
            </w:r>
            <w:r w:rsidRPr="004431D3">
              <w:rPr>
                <w:rFonts w:ascii="Corbel" w:eastAsia="Corbel" w:hAnsi="Corbel" w:cs="Corbel"/>
              </w:rPr>
              <w:t>rezentacja z pamięci utworów:</w:t>
            </w:r>
          </w:p>
          <w:p w14:paraId="4D2A8117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dwie części kontrastowe sonaty, lub wariacje (oryginalne)</w:t>
            </w:r>
          </w:p>
          <w:p w14:paraId="72A71DE9" w14:textId="77777777" w:rsidR="007121E4" w:rsidRPr="004431D3" w:rsidRDefault="007121E4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</w:tabs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- forma polifoniczna</w:t>
            </w:r>
          </w:p>
          <w:p w14:paraId="10336A56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- utwór dowolny</w:t>
            </w:r>
          </w:p>
        </w:tc>
        <w:tc>
          <w:tcPr>
            <w:tcW w:w="2306" w:type="dxa"/>
            <w:vAlign w:val="center"/>
          </w:tcPr>
          <w:p w14:paraId="1F830DEE" w14:textId="734B70AD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lastRenderedPageBreak/>
              <w:t>0-10 pkt</w:t>
            </w:r>
          </w:p>
          <w:p w14:paraId="01BA2F2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sz w:val="18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lastRenderedPageBreak/>
              <w:t xml:space="preserve">Przelicznik: </w:t>
            </w:r>
          </w:p>
          <w:p w14:paraId="5EAF3D16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>1 pkt = 1 x 20</w:t>
            </w:r>
          </w:p>
        </w:tc>
      </w:tr>
      <w:tr w:rsidR="000D0B2D" w:rsidRPr="004431D3" w14:paraId="3A61E34E" w14:textId="77777777" w:rsidTr="00A723E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1D476CA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EDDCD1F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E12D868" w14:textId="77777777" w:rsidR="007121E4" w:rsidRPr="004431D3" w:rsidRDefault="007121E4" w:rsidP="000A533D">
            <w:pPr>
              <w:spacing w:after="0" w:line="240" w:lineRule="auto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Sprawdzian dyspozycji słuchowych:</w:t>
            </w:r>
          </w:p>
          <w:p w14:paraId="7404E5D2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Rozpoznawanie i śpiewanie interwałów, trójdźwięków, powtarzanie przebiegów melodyczno-rytmicznych, czytanie nut głosem</w:t>
            </w:r>
          </w:p>
        </w:tc>
        <w:tc>
          <w:tcPr>
            <w:tcW w:w="2306" w:type="dxa"/>
            <w:vAlign w:val="center"/>
          </w:tcPr>
          <w:p w14:paraId="7AF19389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0 -10 pkt</w:t>
            </w:r>
          </w:p>
          <w:p w14:paraId="20B5DE7D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sz w:val="18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 xml:space="preserve">Przelicznik: </w:t>
            </w:r>
          </w:p>
          <w:p w14:paraId="7C2534A7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>1 pkt = 1 x 10</w:t>
            </w:r>
          </w:p>
        </w:tc>
      </w:tr>
      <w:tr w:rsidR="000D0B2D" w:rsidRPr="004431D3" w14:paraId="65CB52EF" w14:textId="77777777" w:rsidTr="00A723E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859EBE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CBB91C0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12D33943" w14:textId="77777777" w:rsidR="007121E4" w:rsidRPr="004431D3" w:rsidRDefault="007121E4" w:rsidP="000A533D">
            <w:pPr>
              <w:spacing w:after="0" w:line="240" w:lineRule="auto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Sprawdzian umiejętności czytania nut a'vista:</w:t>
            </w:r>
          </w:p>
          <w:p w14:paraId="4C486FE5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Czytanie a’vista wybranego przez komisję fragmentu utworu muzycznego</w:t>
            </w:r>
          </w:p>
        </w:tc>
        <w:tc>
          <w:tcPr>
            <w:tcW w:w="2306" w:type="dxa"/>
            <w:vAlign w:val="center"/>
          </w:tcPr>
          <w:p w14:paraId="11F972A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0 -10 pkt</w:t>
            </w:r>
          </w:p>
          <w:p w14:paraId="29AFDE3D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sz w:val="18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 xml:space="preserve">Przelicznik: </w:t>
            </w:r>
          </w:p>
          <w:p w14:paraId="5AED89C6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>1 pkt = 1 x 10</w:t>
            </w:r>
          </w:p>
        </w:tc>
      </w:tr>
      <w:tr w:rsidR="000D0B2D" w:rsidRPr="004431D3" w14:paraId="39A6B1CD" w14:textId="77777777" w:rsidTr="00A723E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4398B24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E9BC8A1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96CBF8C" w14:textId="77777777" w:rsidR="007121E4" w:rsidRPr="004431D3" w:rsidRDefault="007121E4" w:rsidP="000A533D">
            <w:pPr>
              <w:spacing w:after="0" w:line="240" w:lineRule="auto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Egzamin klauzurowy:</w:t>
            </w:r>
          </w:p>
          <w:p w14:paraId="0BFD4FD4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Samodzielne przygotowanie utworu wybranego przez komisję (czas 30 min.)</w:t>
            </w:r>
          </w:p>
        </w:tc>
        <w:tc>
          <w:tcPr>
            <w:tcW w:w="2306" w:type="dxa"/>
            <w:vAlign w:val="center"/>
          </w:tcPr>
          <w:p w14:paraId="0FEC360F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0 -10 pkt</w:t>
            </w:r>
          </w:p>
          <w:p w14:paraId="73E2A035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sz w:val="18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 xml:space="preserve">Przelicznik: </w:t>
            </w:r>
          </w:p>
          <w:p w14:paraId="58290B63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>1 pkt = 1 x 10</w:t>
            </w:r>
          </w:p>
        </w:tc>
      </w:tr>
      <w:tr w:rsidR="000D0B2D" w:rsidRPr="004431D3" w14:paraId="1309860D" w14:textId="77777777" w:rsidTr="00EF35CE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AFFE156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5746E3E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6EB61DBB" w14:textId="77777777" w:rsidR="007121E4" w:rsidRPr="004431D3" w:rsidRDefault="007121E4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B9F8DA3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18C2E1C6" w14:textId="77777777" w:rsidTr="00A723E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F686069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247851F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CCABC2B" w14:textId="77777777" w:rsidR="007121E4" w:rsidRPr="004431D3" w:rsidRDefault="007121E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Sprawdzian wiedzy ogólnej oraz wiedzy o muzyce ze szczególnym uwzględnieniem zagadnień dotyczących wybranej specjalności</w:t>
            </w:r>
          </w:p>
        </w:tc>
        <w:tc>
          <w:tcPr>
            <w:tcW w:w="2306" w:type="dxa"/>
            <w:vAlign w:val="center"/>
          </w:tcPr>
          <w:p w14:paraId="68A1A984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0 -10 pkt</w:t>
            </w:r>
          </w:p>
          <w:p w14:paraId="1CF11C60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sz w:val="18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 xml:space="preserve">Przelicznik: </w:t>
            </w:r>
          </w:p>
          <w:p w14:paraId="68DA462B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sz w:val="18"/>
              </w:rPr>
              <w:t>1 pkt = 1 x 10</w:t>
            </w:r>
          </w:p>
        </w:tc>
      </w:tr>
      <w:tr w:rsidR="000D0B2D" w:rsidRPr="004431D3" w14:paraId="5FAED732" w14:textId="77777777" w:rsidTr="00B6586C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075C2FF7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6A8D1B2" w14:textId="77777777" w:rsidR="007121E4" w:rsidRPr="004431D3" w:rsidRDefault="007121E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562FD022" w14:textId="77777777" w:rsidR="006A5C76" w:rsidRPr="004431D3" w:rsidRDefault="007121E4" w:rsidP="006A5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Listę kandydatów przyjętych na pierwszy rok studiów ustala się na podstawie sumy uzyskanych punktów, od najwyższej, aż do wyczerpania limitu miejsc.</w:t>
            </w:r>
            <w:r w:rsidR="006A5C76"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eastAsia="Corbel" w:hAnsi="Corbel" w:cs="Corbel"/>
              </w:rPr>
              <w:t>Ilość kandydatów przyjętych na poszczególne specjalności jest ustalana przez komisj</w:t>
            </w:r>
            <w:r w:rsidR="00BE50CA" w:rsidRPr="004431D3">
              <w:rPr>
                <w:rFonts w:ascii="Corbel" w:eastAsia="Corbel" w:hAnsi="Corbel" w:cs="Corbel"/>
              </w:rPr>
              <w:t xml:space="preserve">ę w trakcie procesu rekrutacji. </w:t>
            </w:r>
          </w:p>
          <w:p w14:paraId="35FDABA6" w14:textId="4C619221" w:rsidR="007121E4" w:rsidRPr="004431D3" w:rsidRDefault="007121E4" w:rsidP="006A5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lastRenderedPageBreak/>
              <w:t>Z każdej części składowej egzaminu wstępnego kandydat powinien otrzymać co najmniej 2 pkt, w przeciwnym razie egzamin uważa się za niezdany.</w:t>
            </w:r>
            <w:r w:rsidR="006A5C76"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eastAsia="Corbel" w:hAnsi="Corbel" w:cs="Corbel"/>
              </w:rPr>
              <w:t>Warunkiem przyjęcia na studia jest uzyskanie przez kandydata co najmniej 150 punktów (punkty uzyskane z zastosowaniem przelicznika).</w:t>
            </w:r>
          </w:p>
        </w:tc>
      </w:tr>
    </w:tbl>
    <w:p w14:paraId="5182757A" w14:textId="77777777" w:rsidR="00B02868" w:rsidRPr="004431D3" w:rsidRDefault="00B02868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02FEAE9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  <w:b/>
        </w:rPr>
      </w:pPr>
    </w:p>
    <w:p w14:paraId="4A3ADF86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  <w:b/>
        </w:rPr>
      </w:pPr>
    </w:p>
    <w:p w14:paraId="7C6948E7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  <w:b/>
        </w:rPr>
      </w:pPr>
    </w:p>
    <w:p w14:paraId="6919D663" w14:textId="4F9E066C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Inżynieria materiałowa</w:t>
      </w:r>
    </w:p>
    <w:p w14:paraId="1F42741A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</w:t>
      </w:r>
    </w:p>
    <w:p w14:paraId="536CBEA5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0DDA986F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ogólnoakademicki</w:t>
      </w:r>
    </w:p>
    <w:p w14:paraId="1616A1A9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746542" w:rsidRPr="004431D3" w14:paraId="556C348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D4480DF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810D8DB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95C2E7D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0703E95" w14:textId="598DD72A" w:rsidR="00746542" w:rsidRPr="004431D3" w:rsidRDefault="00746542" w:rsidP="00255EE7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255EE7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1D1DDDC8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1DD1FAAE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B8AA175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3060BA7B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9DEC446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421C5EC3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746542" w:rsidRPr="004431D3" w14:paraId="1A62A8B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32923FF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C56C381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37970BD9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8AE5175" w14:textId="77777777" w:rsidR="00746542" w:rsidRPr="004431D3" w:rsidRDefault="00746542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eastAsia="Calibri" w:hAnsi="Corbel"/>
                <w:b/>
                <w:sz w:val="22"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  <w:szCs w:val="22"/>
              </w:rPr>
              <w:t xml:space="preserve"> 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fizyka </w:t>
            </w:r>
            <w:r w:rsidRPr="004431D3">
              <w:rPr>
                <w:rFonts w:ascii="Corbel" w:hAnsi="Corbel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 informatyka </w:t>
            </w:r>
            <w:r w:rsidRPr="004431D3">
              <w:rPr>
                <w:rFonts w:ascii="Corbel" w:hAnsi="Corbel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 chemia</w:t>
            </w:r>
            <w:r w:rsidRPr="004431D3">
              <w:rPr>
                <w:rFonts w:ascii="Corbel" w:hAnsi="Corbel"/>
                <w:sz w:val="20"/>
                <w:szCs w:val="22"/>
              </w:rPr>
              <w:t xml:space="preserve"> </w:t>
            </w:r>
            <w:r w:rsidRPr="004431D3">
              <w:rPr>
                <w:rFonts w:ascii="Corbel" w:eastAsia="Calibri" w:hAnsi="Corbel"/>
                <w:sz w:val="22"/>
              </w:rPr>
              <w:t>–</w:t>
            </w:r>
            <w:r w:rsidRPr="004431D3">
              <w:rPr>
                <w:rFonts w:ascii="Corbel" w:hAnsi="Corbel"/>
                <w:b/>
                <w:sz w:val="20"/>
                <w:szCs w:val="22"/>
              </w:rPr>
              <w:t xml:space="preserve"> </w:t>
            </w:r>
            <w:r w:rsidRPr="004431D3">
              <w:rPr>
                <w:rFonts w:ascii="Corbel" w:hAnsi="Corbel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277D63D" w14:textId="77777777" w:rsidR="00746542" w:rsidRPr="004431D3" w:rsidRDefault="00746542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746542" w:rsidRPr="004431D3" w14:paraId="161BB8B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5F05EE8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175DAFA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15E637E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D1B94DE" w14:textId="3CC94C28" w:rsidR="00746542" w:rsidRPr="004431D3" w:rsidRDefault="00746542" w:rsidP="00255EE7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255EE7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/>
          </w:tcPr>
          <w:p w14:paraId="662AE18D" w14:textId="77777777" w:rsidR="00746542" w:rsidRPr="004431D3" w:rsidRDefault="00746542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08AEE52" w14:textId="77777777" w:rsidR="00746542" w:rsidRPr="004431D3" w:rsidRDefault="00746542" w:rsidP="00746542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F6325BC" w14:textId="6E1EC6CB" w:rsidR="00746542" w:rsidRPr="004431D3" w:rsidRDefault="00746542" w:rsidP="00746542">
      <w:pPr>
        <w:spacing w:after="0" w:line="240" w:lineRule="auto"/>
        <w:rPr>
          <w:rFonts w:ascii="Corbel" w:eastAsia="Calibri" w:hAnsi="Corbel"/>
          <w:b/>
        </w:rPr>
      </w:pPr>
    </w:p>
    <w:p w14:paraId="19AB9615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Inżynieria materiałowa</w:t>
      </w:r>
    </w:p>
    <w:p w14:paraId="66A975F9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0E1FC334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73904B06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19B1AAC" w14:textId="77777777" w:rsidR="00746542" w:rsidRPr="004431D3" w:rsidRDefault="00746542" w:rsidP="00746542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746542" w:rsidRPr="004431D3" w14:paraId="0B037263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365AE4C5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8071A74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38EC4FC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5" w:type="pct"/>
          </w:tcPr>
          <w:p w14:paraId="3727C027" w14:textId="77777777" w:rsidR="00746542" w:rsidRPr="004431D3" w:rsidRDefault="00746542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Dyplom ukończenia studiów I stopnia (co najmniej siedmiosemestralnych), jednolitych studiów magisterskich lub równorzędnych np. Bachelor's degree.</w:t>
            </w:r>
          </w:p>
        </w:tc>
      </w:tr>
      <w:tr w:rsidR="00746542" w:rsidRPr="004431D3" w14:paraId="463C8B37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E47E7C1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7929BE6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E7396A7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5" w:type="pct"/>
          </w:tcPr>
          <w:p w14:paraId="1367652E" w14:textId="64CE03E6" w:rsidR="00746542" w:rsidRPr="004431D3" w:rsidRDefault="00746542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Ocena uzyskana na dyplomie ukończenia studiów z kierunków inżynieria materiałowa, systemy diagnostyczne w medycynie, mechatronika.</w:t>
            </w:r>
          </w:p>
          <w:p w14:paraId="00A14765" w14:textId="77777777" w:rsidR="00746542" w:rsidRPr="004431D3" w:rsidRDefault="00746542" w:rsidP="000E4B31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lastRenderedPageBreak/>
              <w:t>Pozytywny wynik z rozmowy kwalifikacyjnej sprawdzającej kompetencje kandydata do podjęcia studiów II stopnia dla absolwentów innych kierunków studiów.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sz w:val="22"/>
                <w:szCs w:val="22"/>
              </w:rPr>
              <w:t>Kandydat zobowiązany jest dostarczyć do Komisji Egzaminacyjnej opis efektów uczenia się  określonych w programie studiów oraz harmonogram studiów które ukończył.</w:t>
            </w:r>
          </w:p>
        </w:tc>
      </w:tr>
      <w:tr w:rsidR="00746542" w:rsidRPr="004431D3" w14:paraId="7BA4193F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BB58630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DE9B023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916FA3F" w14:textId="77777777" w:rsidR="00746542" w:rsidRPr="004431D3" w:rsidRDefault="0074654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5" w:type="pct"/>
          </w:tcPr>
          <w:p w14:paraId="718AF9F5" w14:textId="77777777" w:rsidR="00746542" w:rsidRPr="004431D3" w:rsidRDefault="00746542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Średnia arytmetyczna ocen z toku studiów.</w:t>
            </w:r>
          </w:p>
        </w:tc>
      </w:tr>
    </w:tbl>
    <w:p w14:paraId="14E19AC5" w14:textId="61697FCB" w:rsidR="005B2452" w:rsidRPr="004431D3" w:rsidRDefault="005B245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7587CF8" w14:textId="77777777" w:rsidR="00746542" w:rsidRPr="004431D3" w:rsidRDefault="0074654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DFB3C0D" w14:textId="77777777" w:rsidR="005B2452" w:rsidRPr="004431D3" w:rsidRDefault="005B2452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A3B9950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Jazz i muzyka rozrywkowa</w:t>
      </w:r>
    </w:p>
    <w:p w14:paraId="7B755CB0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</w:t>
      </w:r>
    </w:p>
    <w:p w14:paraId="6071C8D7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0832D885" w14:textId="23AC3431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praktyczny</w:t>
      </w:r>
      <w:r w:rsidR="002E23E8" w:rsidRPr="004431D3">
        <w:rPr>
          <w:rFonts w:ascii="Corbel" w:eastAsia="Calibri" w:hAnsi="Corbel"/>
        </w:rPr>
        <w:t>*</w:t>
      </w:r>
    </w:p>
    <w:p w14:paraId="28CDD5D8" w14:textId="77777777" w:rsidR="00D00127" w:rsidRPr="004431D3" w:rsidRDefault="00D00127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0A19BF62" w14:textId="77777777" w:rsidTr="00807F44">
        <w:tc>
          <w:tcPr>
            <w:tcW w:w="567" w:type="dxa"/>
            <w:shd w:val="clear" w:color="auto" w:fill="E5DFEC" w:themeFill="accent4" w:themeFillTint="33"/>
            <w:vAlign w:val="center"/>
          </w:tcPr>
          <w:p w14:paraId="7B918839" w14:textId="77777777" w:rsidR="00D00127" w:rsidRPr="004431D3" w:rsidRDefault="00D0012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923DADC" w14:textId="77777777" w:rsidR="00D00127" w:rsidRPr="004431D3" w:rsidRDefault="00D0012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F8FEFFC" w14:textId="77777777" w:rsidR="00D00127" w:rsidRPr="004431D3" w:rsidRDefault="00D00127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10529" w:type="dxa"/>
            <w:gridSpan w:val="2"/>
          </w:tcPr>
          <w:p w14:paraId="3485BFBF" w14:textId="6C4472E9" w:rsidR="00D00127" w:rsidRPr="004431D3" w:rsidRDefault="00D00127" w:rsidP="000A533D">
            <w:pPr>
              <w:spacing w:after="0" w:line="240" w:lineRule="auto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hAnsi="Corbel"/>
                <w:szCs w:val="20"/>
              </w:rPr>
              <w:t xml:space="preserve">Podstawą przystąpienia do postępowania kwalifikacyjnego jest posiadanie: </w:t>
            </w:r>
            <w:r w:rsidRPr="004431D3">
              <w:rPr>
                <w:rFonts w:ascii="Corbel" w:hAnsi="Corbel"/>
                <w:b/>
                <w:szCs w:val="20"/>
              </w:rPr>
              <w:t>świadectwa maturalnego</w:t>
            </w:r>
          </w:p>
        </w:tc>
      </w:tr>
      <w:tr w:rsidR="000D0B2D" w:rsidRPr="004431D3" w14:paraId="6E84BA7A" w14:textId="77777777" w:rsidTr="00807F44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4BB8CC4B" w14:textId="7B8F4CC9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0B82449F" w14:textId="680912B9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wstępny:</w:t>
            </w:r>
          </w:p>
        </w:tc>
        <w:tc>
          <w:tcPr>
            <w:tcW w:w="10529" w:type="dxa"/>
            <w:gridSpan w:val="2"/>
            <w:shd w:val="clear" w:color="auto" w:fill="E5DFEC" w:themeFill="accent4" w:themeFillTint="33"/>
            <w:vAlign w:val="center"/>
          </w:tcPr>
          <w:p w14:paraId="4D75A2BA" w14:textId="49911EA3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hAnsi="Corbel"/>
                <w:b/>
                <w:iCs/>
              </w:rPr>
            </w:pPr>
            <w:r w:rsidRPr="004431D3">
              <w:rPr>
                <w:rFonts w:ascii="Corbel" w:hAnsi="Corbel"/>
                <w:b/>
                <w:iCs/>
              </w:rPr>
              <w:t>Specjalność</w:t>
            </w:r>
            <w:r w:rsidR="00573731"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  <w:b/>
                <w:iCs/>
              </w:rPr>
              <w:t xml:space="preserve"> wykonawstwo instrumentalne</w:t>
            </w:r>
          </w:p>
          <w:p w14:paraId="568CB190" w14:textId="3144D5A4" w:rsidR="00807F44" w:rsidRPr="004431D3" w:rsidRDefault="000D0B2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hAnsi="Corbel"/>
                <w:bCs/>
                <w:iCs/>
              </w:rPr>
              <w:t xml:space="preserve">altówka, </w:t>
            </w:r>
            <w:r w:rsidR="00807F44" w:rsidRPr="004431D3">
              <w:rPr>
                <w:rFonts w:ascii="Corbel" w:hAnsi="Corbel"/>
                <w:bCs/>
                <w:iCs/>
              </w:rPr>
              <w:t>trąbka, saksofon, flet, puzon, skrzypce, gitara, gitara basowa, kontrabas, fortepian, perkusja</w:t>
            </w:r>
          </w:p>
        </w:tc>
      </w:tr>
      <w:tr w:rsidR="000D0B2D" w:rsidRPr="004431D3" w14:paraId="10F003FC" w14:textId="77777777" w:rsidTr="00807F44">
        <w:trPr>
          <w:trHeight w:val="30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430DD45" w14:textId="120CB7FA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2DB3B1E" w14:textId="3CDFE084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3F77D7B3" w14:textId="77777777" w:rsidR="00807F44" w:rsidRPr="004431D3" w:rsidRDefault="00807F44" w:rsidP="000A533D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739AB3C8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0030BDD9" w14:textId="77777777" w:rsidTr="00807F44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2D585A1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4745C56" w14:textId="5E44EF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7D85B1C" w14:textId="022C1FA9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Sprawdzian dyspozycji słuchowych:</w:t>
            </w:r>
          </w:p>
          <w:p w14:paraId="6823FB5E" w14:textId="682DD370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Rozpoznawanie i śpiewanie interwałów, trójdźwięków, powtarzanie przebiegów melodyczno-rytmicznych, czytanie nut głosem</w:t>
            </w:r>
          </w:p>
        </w:tc>
        <w:tc>
          <w:tcPr>
            <w:tcW w:w="2306" w:type="dxa"/>
            <w:vAlign w:val="center"/>
          </w:tcPr>
          <w:p w14:paraId="7AFE1320" w14:textId="7ADC5F92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hAnsi="Corbel"/>
                <w:iCs/>
              </w:rPr>
              <w:t xml:space="preserve">0-25 </w:t>
            </w:r>
            <w:r w:rsidRPr="004431D3">
              <w:rPr>
                <w:rFonts w:ascii="Corbel" w:eastAsia="Corbel" w:hAnsi="Corbel" w:cs="Corbel"/>
              </w:rPr>
              <w:t>pkt</w:t>
            </w:r>
          </w:p>
        </w:tc>
      </w:tr>
      <w:tr w:rsidR="000D0B2D" w:rsidRPr="004431D3" w14:paraId="5B6BAEEB" w14:textId="77777777" w:rsidTr="00807F44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8EFCDD3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2B806FF" w14:textId="12D8D5A1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C6BB92D" w14:textId="6F11209F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Egzamin z instrumentu:</w:t>
            </w:r>
          </w:p>
          <w:p w14:paraId="09A2C1A7" w14:textId="0180CCA7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A.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wykonanie bluesa w formie: temat + improwizacja + temat</w:t>
            </w:r>
          </w:p>
          <w:p w14:paraId="522BEBA9" w14:textId="0367CDDC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B.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wykonanie jednego standardu jazzowego zawartego w wydawnictwie Hal Leonard Corporation - „Real Books” w formie: temat + improwizacja + temat</w:t>
            </w:r>
          </w:p>
          <w:p w14:paraId="5BA5CC98" w14:textId="4649D39E" w:rsidR="00807F44" w:rsidRPr="004431D3" w:rsidRDefault="00807F44" w:rsidP="00B6315E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C.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sprawdzian poziomu warsztatu instrumentalisty, zróżnicowany dla poszczególnych instrumentów lub grup instrumentó</w:t>
            </w:r>
            <w:r w:rsidR="00B6315E" w:rsidRPr="004431D3">
              <w:rPr>
                <w:rFonts w:ascii="Corbel" w:hAnsi="Corbel"/>
                <w:iCs/>
                <w:sz w:val="22"/>
                <w:szCs w:val="22"/>
              </w:rPr>
              <w:t>w według zasad opisanych poniżej w uwagach do egzaminu z instrumentu</w:t>
            </w:r>
          </w:p>
        </w:tc>
        <w:tc>
          <w:tcPr>
            <w:tcW w:w="2306" w:type="dxa"/>
            <w:vAlign w:val="center"/>
          </w:tcPr>
          <w:p w14:paraId="4BE997A7" w14:textId="56F1FBDC" w:rsidR="00807F44" w:rsidRPr="004431D3" w:rsidRDefault="00FA6141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0-60 pkt</w:t>
            </w:r>
          </w:p>
        </w:tc>
      </w:tr>
      <w:tr w:rsidR="000D0B2D" w:rsidRPr="004431D3" w14:paraId="34E0E855" w14:textId="77777777" w:rsidTr="00807F44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E2BFCA6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88830B6" w14:textId="203B1C15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4BC1B01A" w14:textId="77777777" w:rsidR="00807F44" w:rsidRPr="004431D3" w:rsidRDefault="00807F44" w:rsidP="000A533D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orbel" w:hAnsi="Corbel" w:cs="Corbel"/>
                <w:b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608DA431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4B7BF41" w14:textId="77777777" w:rsidTr="00807F44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33DDA60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6EF5204" w14:textId="0596F60A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62A45B0" w14:textId="0E856397" w:rsidR="00807F44" w:rsidRPr="004431D3" w:rsidRDefault="00807F44" w:rsidP="000A533D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Sprawdzenie wiedzy ogólnej z zakresu muzyki (w tym muzyki jazzowej i rozrywkowej)</w:t>
            </w:r>
          </w:p>
        </w:tc>
        <w:tc>
          <w:tcPr>
            <w:tcW w:w="2306" w:type="dxa"/>
            <w:vAlign w:val="center"/>
          </w:tcPr>
          <w:p w14:paraId="6F171CC6" w14:textId="515A4503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0-15 pkt</w:t>
            </w:r>
          </w:p>
        </w:tc>
      </w:tr>
      <w:tr w:rsidR="000D0B2D" w:rsidRPr="004431D3" w14:paraId="05FEC65C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2D5E4AB" w14:textId="77777777" w:rsidR="00CC76A9" w:rsidRPr="004431D3" w:rsidRDefault="00CC76A9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2B27586" w14:textId="77777777" w:rsidR="00CC76A9" w:rsidRPr="004431D3" w:rsidRDefault="00CC76A9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10529" w:type="dxa"/>
            <w:gridSpan w:val="2"/>
          </w:tcPr>
          <w:p w14:paraId="6444F67F" w14:textId="48C6D8B8" w:rsidR="00CC76A9" w:rsidRPr="002B0358" w:rsidRDefault="00CC76A9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2B0358">
              <w:rPr>
                <w:rFonts w:ascii="Corbel" w:hAnsi="Corbel"/>
                <w:b/>
                <w:bCs/>
                <w:iCs/>
                <w:sz w:val="22"/>
                <w:szCs w:val="22"/>
              </w:rPr>
              <w:t>Uwagi w odniesieniu do egzaminu z instrumentu:</w:t>
            </w:r>
          </w:p>
          <w:p w14:paraId="7FB4CC31" w14:textId="0ADFD334" w:rsidR="00CC76A9" w:rsidRPr="004431D3" w:rsidRDefault="00CC76A9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1) dla grupy instrumentów dętych</w:t>
            </w:r>
            <w:r w:rsidR="0079744A">
              <w:rPr>
                <w:rFonts w:ascii="Corbel" w:hAnsi="Corbel"/>
                <w:iCs/>
                <w:sz w:val="22"/>
                <w:szCs w:val="22"/>
              </w:rPr>
              <w:t xml:space="preserve"> i smyczkowych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: obowiązkowe wykonanie krótkiego utworu klasycznego (lub wybrany fragment większej formy muzycznej) pod kątem prezent</w:t>
            </w:r>
            <w:r w:rsidR="00AF2C5E" w:rsidRPr="004431D3">
              <w:rPr>
                <w:rFonts w:ascii="Corbel" w:hAnsi="Corbel"/>
                <w:iCs/>
                <w:sz w:val="22"/>
                <w:szCs w:val="22"/>
              </w:rPr>
              <w:t>acji umiejętności warsztatowych</w:t>
            </w:r>
          </w:p>
          <w:p w14:paraId="560A6F22" w14:textId="7F4886C4" w:rsidR="00CC76A9" w:rsidRPr="004431D3" w:rsidRDefault="00CC76A9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2) dla pianistów: obowiązkowe wykonanie krótkiego utworu klasycznego pod kątem prezentacji </w:t>
            </w:r>
            <w:r w:rsidR="00AF2C5E" w:rsidRPr="004431D3">
              <w:rPr>
                <w:rFonts w:ascii="Corbel" w:hAnsi="Corbel"/>
                <w:iCs/>
                <w:sz w:val="22"/>
                <w:szCs w:val="22"/>
              </w:rPr>
              <w:t>umiejętności warsztatowych</w:t>
            </w:r>
          </w:p>
          <w:p w14:paraId="1129A72B" w14:textId="2CC22FA5" w:rsidR="00CC76A9" w:rsidRPr="004431D3" w:rsidRDefault="00CC76A9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3) dla perkusistów: obowiązkowe wykonanie dwóch etiud na werblu: rudimentowej i klasycznej pod kątem prezentacji umiejętności warsztatowych</w:t>
            </w:r>
          </w:p>
        </w:tc>
      </w:tr>
      <w:tr w:rsidR="000D0B2D" w:rsidRPr="004431D3" w14:paraId="3D422D69" w14:textId="77777777" w:rsidTr="00807F44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CF5F2BE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26E4F86" w14:textId="76011421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10529" w:type="dxa"/>
            <w:gridSpan w:val="2"/>
            <w:shd w:val="clear" w:color="auto" w:fill="E5DFEC" w:themeFill="accent4" w:themeFillTint="33"/>
            <w:vAlign w:val="center"/>
          </w:tcPr>
          <w:p w14:paraId="1DB17E2C" w14:textId="5F51252F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hAnsi="Corbel"/>
                <w:b/>
                <w:iCs/>
              </w:rPr>
              <w:t>Specjalność</w:t>
            </w:r>
            <w:r w:rsidR="00573731"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  <w:b/>
                <w:iCs/>
              </w:rPr>
              <w:t xml:space="preserve"> wykonawstwo wokalne</w:t>
            </w:r>
          </w:p>
        </w:tc>
      </w:tr>
      <w:tr w:rsidR="000D0B2D" w:rsidRPr="004431D3" w14:paraId="5BE49888" w14:textId="77777777" w:rsidTr="00D00127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9648859" w14:textId="45009662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0CF9F97" w14:textId="3A045AE6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482A34DA" w14:textId="6CF858F3" w:rsidR="00807F44" w:rsidRPr="004431D3" w:rsidRDefault="00807F4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163A7699" w14:textId="0E7957FE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7E7DDFF8" w14:textId="77777777" w:rsidTr="00807F44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BBC8826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AC0057A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A69C53B" w14:textId="21D69B12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Sprawdzian dyspozycji słuchowych:</w:t>
            </w:r>
          </w:p>
          <w:p w14:paraId="739EF3E8" w14:textId="62223051" w:rsidR="00807F44" w:rsidRPr="004431D3" w:rsidRDefault="00807F44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iCs/>
              </w:rPr>
              <w:t>Rozpoznawanie i śpiewanie interwałów, trójdźwięków, powtarzanie przebiegów melodyczno-rytmicznych, czytanie nut głosem</w:t>
            </w:r>
          </w:p>
        </w:tc>
        <w:tc>
          <w:tcPr>
            <w:tcW w:w="2306" w:type="dxa"/>
            <w:vAlign w:val="center"/>
          </w:tcPr>
          <w:p w14:paraId="33FFFC46" w14:textId="68F2FB8F" w:rsidR="00807F44" w:rsidRPr="004431D3" w:rsidRDefault="00FA6141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hAnsi="Corbel"/>
                <w:iCs/>
              </w:rPr>
              <w:t xml:space="preserve">0-25 </w:t>
            </w:r>
            <w:r w:rsidRPr="004431D3">
              <w:rPr>
                <w:rFonts w:ascii="Corbel" w:eastAsia="Corbel" w:hAnsi="Corbel" w:cs="Corbel"/>
              </w:rPr>
              <w:t>pkt</w:t>
            </w:r>
          </w:p>
        </w:tc>
      </w:tr>
      <w:tr w:rsidR="000D0B2D" w:rsidRPr="004431D3" w14:paraId="7DB92867" w14:textId="77777777" w:rsidTr="00807F44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E06256E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CD6BC04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508934C" w14:textId="03E95D1A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Egzamin wokalny:</w:t>
            </w:r>
          </w:p>
          <w:p w14:paraId="3401C872" w14:textId="4740F1CE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A.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wykonanie bluesa w formie: temat + improwizacja + temat</w:t>
            </w:r>
          </w:p>
          <w:p w14:paraId="7604B043" w14:textId="2CEAE6D6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B.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wykonanie jednego standardu jazzowego zawartego w wydawnictwie Hal Leonard Corporation - „Real Books” w formie: temat + improwizacja + temat</w:t>
            </w:r>
          </w:p>
          <w:p w14:paraId="53EBF2F7" w14:textId="6EEA4238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C.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wykonanie piosenki z polskim tekstem (z pominięciem np. pieśni patriotycznych, melodii ludowych itp.) którą możemy określić mianem standardu polskiej piosenki</w:t>
            </w:r>
          </w:p>
          <w:p w14:paraId="4D9027F2" w14:textId="77777777" w:rsidR="00807F44" w:rsidRPr="004431D3" w:rsidRDefault="00807F44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D.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przygotowanie dowolnego tekstu do recytacji – sprawdzian dykcji</w:t>
            </w:r>
          </w:p>
          <w:p w14:paraId="24F78AC5" w14:textId="1C843398" w:rsidR="00FA6141" w:rsidRPr="004431D3" w:rsidRDefault="00FA6141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</w:p>
        </w:tc>
        <w:tc>
          <w:tcPr>
            <w:tcW w:w="2306" w:type="dxa"/>
            <w:vAlign w:val="center"/>
          </w:tcPr>
          <w:p w14:paraId="47936C93" w14:textId="22383041" w:rsidR="00807F44" w:rsidRPr="004431D3" w:rsidRDefault="00FA6141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0-60 pkt</w:t>
            </w:r>
          </w:p>
        </w:tc>
      </w:tr>
      <w:tr w:rsidR="000D0B2D" w:rsidRPr="004431D3" w14:paraId="78309067" w14:textId="77777777" w:rsidTr="00FA6141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34FF1ED" w14:textId="77777777" w:rsidR="00FA6141" w:rsidRPr="004431D3" w:rsidRDefault="00FA614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D00EA56" w14:textId="77777777" w:rsidR="00FA6141" w:rsidRPr="004431D3" w:rsidRDefault="00FA614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572ACBE5" w14:textId="7F504404" w:rsidR="00FA6141" w:rsidRPr="004431D3" w:rsidRDefault="00FA614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b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1FDCE457" w14:textId="454E3D65" w:rsidR="00FA6141" w:rsidRPr="004431D3" w:rsidRDefault="00FA6141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241E1162" w14:textId="77777777" w:rsidTr="00807F44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A20C576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6443E6C" w14:textId="77777777" w:rsidR="00807F44" w:rsidRPr="004431D3" w:rsidRDefault="00807F44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131B8722" w14:textId="040EC1F4" w:rsidR="00807F44" w:rsidRPr="004431D3" w:rsidRDefault="00FA6141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iCs/>
              </w:rPr>
              <w:t>Sprawdzenie wiedzy ogólnej z zakresu muzyki (w tym muzyki jazzowej i rozrywkowej)</w:t>
            </w:r>
          </w:p>
        </w:tc>
        <w:tc>
          <w:tcPr>
            <w:tcW w:w="2306" w:type="dxa"/>
            <w:vAlign w:val="center"/>
          </w:tcPr>
          <w:p w14:paraId="221BEB49" w14:textId="076CC61D" w:rsidR="00807F44" w:rsidRPr="004431D3" w:rsidRDefault="00FA6141" w:rsidP="000A533D">
            <w:pPr>
              <w:spacing w:after="0" w:line="240" w:lineRule="auto"/>
              <w:jc w:val="center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</w:rPr>
              <w:t>0-</w:t>
            </w:r>
            <w:r w:rsidR="00573731" w:rsidRPr="004431D3">
              <w:rPr>
                <w:rFonts w:ascii="Corbel" w:eastAsia="Corbel" w:hAnsi="Corbel" w:cs="Corbel"/>
              </w:rPr>
              <w:t>1</w:t>
            </w:r>
            <w:r w:rsidRPr="004431D3">
              <w:rPr>
                <w:rFonts w:ascii="Corbel" w:eastAsia="Corbel" w:hAnsi="Corbel" w:cs="Corbel"/>
              </w:rPr>
              <w:t>5 pkt</w:t>
            </w:r>
          </w:p>
        </w:tc>
      </w:tr>
      <w:tr w:rsidR="000D0B2D" w:rsidRPr="004431D3" w14:paraId="0BB9A9A0" w14:textId="77777777" w:rsidTr="00807F44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78310D08" w14:textId="39DCBEA9" w:rsidR="00D00127" w:rsidRPr="004431D3" w:rsidRDefault="00D0012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CCDE5BE" w14:textId="77777777" w:rsidR="00D00127" w:rsidRPr="004431D3" w:rsidRDefault="00D00127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762C1123" w14:textId="05BF9D99" w:rsidR="00FA6141" w:rsidRPr="004431D3" w:rsidRDefault="00FA6141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0"/>
              </w:rPr>
            </w:pPr>
            <w:r w:rsidRPr="004431D3">
              <w:rPr>
                <w:rFonts w:ascii="Corbel" w:hAnsi="Corbel"/>
                <w:iCs/>
                <w:sz w:val="22"/>
                <w:szCs w:val="20"/>
              </w:rPr>
              <w:t>Listę kandydatów przyjętych na pierwszy rok studiów ustala się na podstawie sumy uzyskanych punktów, od najwyższej, aż do wyczerpania limitu miejsc oddzielnie dla wykonawstwa instrumentalnego i wykonawstwa wokalnego. Liczba kandydatów przyjętych na poszczególne specjalności jest ustalana przez komisję w trakcie procesu rekrutacji.</w:t>
            </w:r>
          </w:p>
          <w:p w14:paraId="227EF256" w14:textId="70A1DC27" w:rsidR="00FA6141" w:rsidRPr="004431D3" w:rsidRDefault="00FA6141" w:rsidP="000A533D">
            <w:pPr>
              <w:pStyle w:val="Bezodstpw"/>
              <w:jc w:val="both"/>
              <w:rPr>
                <w:rFonts w:ascii="Corbel" w:hAnsi="Corbel"/>
                <w:iCs/>
                <w:strike/>
                <w:sz w:val="22"/>
                <w:szCs w:val="20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0"/>
              </w:rPr>
              <w:t>Warunkiem przyjęcia na studia jest uzyskanie przez kandydata co najmniej 70 punktów, przy czym egzamin uznaje się za niezdany, jeśli kandydat z którejkolwiek części nie uzyska min. 5 pkt.</w:t>
            </w:r>
            <w:r w:rsidR="00B6315E" w:rsidRPr="004431D3">
              <w:rPr>
                <w:rFonts w:ascii="Corbel" w:hAnsi="Corbel"/>
                <w:bCs/>
                <w:iCs/>
                <w:sz w:val="22"/>
                <w:szCs w:val="20"/>
              </w:rPr>
              <w:t xml:space="preserve"> </w:t>
            </w:r>
            <w:r w:rsidRPr="004431D3">
              <w:rPr>
                <w:rFonts w:ascii="Corbel" w:hAnsi="Corbel"/>
                <w:iCs/>
                <w:sz w:val="22"/>
                <w:szCs w:val="20"/>
              </w:rPr>
              <w:t xml:space="preserve">Maksymalna ilość punktów to 100. </w:t>
            </w:r>
          </w:p>
          <w:p w14:paraId="73227399" w14:textId="2C912624" w:rsidR="00D00127" w:rsidRPr="004431D3" w:rsidRDefault="00D00127" w:rsidP="000A533D">
            <w:pPr>
              <w:pStyle w:val="Bezodstpw"/>
              <w:jc w:val="both"/>
              <w:rPr>
                <w:rFonts w:ascii="Corbel" w:hAnsi="Corbel"/>
                <w:iCs/>
                <w:sz w:val="20"/>
                <w:szCs w:val="20"/>
              </w:rPr>
            </w:pPr>
          </w:p>
        </w:tc>
      </w:tr>
    </w:tbl>
    <w:p w14:paraId="6416E10C" w14:textId="77777777" w:rsidR="002E23E8" w:rsidRPr="004431D3" w:rsidRDefault="002E23E8" w:rsidP="000A533D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  <w:r w:rsidRPr="004431D3">
        <w:rPr>
          <w:rFonts w:ascii="Corbel" w:hAnsi="Corbel"/>
          <w:bCs/>
          <w:iCs/>
          <w:sz w:val="20"/>
        </w:rPr>
        <w:t>* w przypadku zmiany profilu na ogólnoakademicki, kandydatów obowiązują te same zasady rekrutacji.</w:t>
      </w:r>
    </w:p>
    <w:p w14:paraId="5FFF5F13" w14:textId="62EF42B4" w:rsidR="00FA6141" w:rsidRPr="004431D3" w:rsidRDefault="00FA6141" w:rsidP="000A533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</w:p>
    <w:p w14:paraId="7B847DE9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="008A64CD" w:rsidRPr="004431D3">
        <w:rPr>
          <w:rFonts w:ascii="Corbel" w:eastAsia="Calibri" w:hAnsi="Corbel"/>
        </w:rPr>
        <w:t>Jazz</w:t>
      </w:r>
      <w:r w:rsidRPr="004431D3">
        <w:rPr>
          <w:rFonts w:ascii="Corbel" w:eastAsia="Calibri" w:hAnsi="Corbel"/>
        </w:rPr>
        <w:t xml:space="preserve"> i muzyka rozrywkowa</w:t>
      </w:r>
    </w:p>
    <w:p w14:paraId="24DF60BD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288EE756" w14:textId="77777777" w:rsidR="005B2452" w:rsidRPr="004431D3" w:rsidRDefault="005B2452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0D4D9C52" w14:textId="191BAB8B" w:rsidR="005B2452" w:rsidRPr="004431D3" w:rsidRDefault="005B2452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  <w:r w:rsidR="002E23E8" w:rsidRPr="004431D3">
        <w:rPr>
          <w:rFonts w:ascii="Corbel" w:eastAsia="Calibri" w:hAnsi="Corbel"/>
        </w:rPr>
        <w:t>*</w:t>
      </w:r>
    </w:p>
    <w:p w14:paraId="43A10F8E" w14:textId="77777777" w:rsidR="00C3203A" w:rsidRPr="004431D3" w:rsidRDefault="00C3203A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5992BEC2" w14:textId="77777777" w:rsidTr="00A65632">
        <w:tc>
          <w:tcPr>
            <w:tcW w:w="567" w:type="dxa"/>
            <w:shd w:val="clear" w:color="auto" w:fill="E5DFEC" w:themeFill="accent4" w:themeFillTint="33"/>
            <w:vAlign w:val="center"/>
          </w:tcPr>
          <w:p w14:paraId="14DE8B10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8899B70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21CDB20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</w:p>
        </w:tc>
        <w:tc>
          <w:tcPr>
            <w:tcW w:w="10529" w:type="dxa"/>
            <w:gridSpan w:val="2"/>
          </w:tcPr>
          <w:p w14:paraId="775A2D8F" w14:textId="44314CC6" w:rsidR="00C3203A" w:rsidRPr="004431D3" w:rsidRDefault="00573731" w:rsidP="00595AAC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  <w:iCs/>
              </w:rPr>
              <w:t>Dyplom ukończenia studiów I</w:t>
            </w:r>
            <w:r w:rsidRPr="004431D3">
              <w:rPr>
                <w:rFonts w:ascii="Corbel" w:hAnsi="Corbel"/>
                <w:bCs/>
                <w:iCs/>
              </w:rPr>
              <w:t xml:space="preserve"> </w:t>
            </w:r>
            <w:r w:rsidRPr="004431D3">
              <w:rPr>
                <w:rFonts w:ascii="Corbel" w:hAnsi="Corbel"/>
                <w:iCs/>
              </w:rPr>
              <w:t>stopnia</w:t>
            </w:r>
          </w:p>
        </w:tc>
      </w:tr>
      <w:tr w:rsidR="000D0B2D" w:rsidRPr="004431D3" w14:paraId="2E25FD11" w14:textId="77777777" w:rsidTr="00A65632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6DAD0366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2168419D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7A9EAB2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  <w:r w:rsidRPr="004431D3">
              <w:rPr>
                <w:rFonts w:ascii="Corbel" w:eastAsia="Calibri" w:hAnsi="Corbel"/>
                <w:b/>
              </w:rPr>
              <w:t xml:space="preserve"> </w:t>
            </w: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0C9D6D28" w14:textId="77777777" w:rsidR="00C3203A" w:rsidRPr="004431D3" w:rsidRDefault="00C3203A" w:rsidP="000A533D">
            <w:pPr>
              <w:pStyle w:val="Tekstpodstawowy"/>
              <w:spacing w:after="0" w:line="240" w:lineRule="auto"/>
              <w:rPr>
                <w:rFonts w:ascii="Corbel" w:hAnsi="Corbel"/>
                <w:b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Ocena na dyplomie</w:t>
            </w:r>
            <w:r w:rsidRPr="004431D3">
              <w:rPr>
                <w:rFonts w:ascii="Corbel" w:hAnsi="Corbel"/>
                <w:b/>
                <w:bCs/>
                <w:sz w:val="22"/>
                <w:szCs w:val="22"/>
              </w:rPr>
              <w:t xml:space="preserve"> ukończenia studiów I stopnia.</w:t>
            </w:r>
            <w:r w:rsidRPr="004431D3">
              <w:rPr>
                <w:rFonts w:ascii="Corbel" w:hAnsi="Corbel"/>
                <w:bCs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bCs/>
                <w:sz w:val="22"/>
                <w:szCs w:val="22"/>
              </w:rPr>
              <w:br/>
            </w:r>
            <w:r w:rsidRPr="004431D3">
              <w:rPr>
                <w:rFonts w:ascii="Corbel" w:hAnsi="Corbel"/>
                <w:bCs/>
                <w:sz w:val="18"/>
                <w:szCs w:val="22"/>
              </w:rPr>
              <w:t>Ocena przeliczana jest na punkty następująco: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0E715DBE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7951A5A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26A541D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4299555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0A52AB96" w14:textId="77777777" w:rsidR="00C3203A" w:rsidRPr="004431D3" w:rsidRDefault="00C3203A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Bardzo dobry (5,0)</w:t>
            </w:r>
          </w:p>
        </w:tc>
        <w:tc>
          <w:tcPr>
            <w:tcW w:w="2306" w:type="dxa"/>
            <w:vAlign w:val="center"/>
          </w:tcPr>
          <w:p w14:paraId="208D4B79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5 pkt</w:t>
            </w:r>
          </w:p>
        </w:tc>
      </w:tr>
      <w:tr w:rsidR="000D0B2D" w:rsidRPr="004431D3" w14:paraId="27620961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E20CDC7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B833864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41719C9" w14:textId="77777777" w:rsidR="00C3203A" w:rsidRPr="004431D3" w:rsidRDefault="00C3203A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Dobry plus (4,5), dobry (4,0)</w:t>
            </w:r>
          </w:p>
        </w:tc>
        <w:tc>
          <w:tcPr>
            <w:tcW w:w="2306" w:type="dxa"/>
            <w:vAlign w:val="center"/>
          </w:tcPr>
          <w:p w14:paraId="65451C78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4 pkt</w:t>
            </w:r>
          </w:p>
        </w:tc>
      </w:tr>
      <w:tr w:rsidR="000D0B2D" w:rsidRPr="004431D3" w14:paraId="5D3501D1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70E8349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2CF7871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C4C3055" w14:textId="77777777" w:rsidR="00C3203A" w:rsidRPr="004431D3" w:rsidRDefault="00C3203A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Dostateczny plus (3,5), dostateczny (3,0)</w:t>
            </w:r>
          </w:p>
        </w:tc>
        <w:tc>
          <w:tcPr>
            <w:tcW w:w="2306" w:type="dxa"/>
            <w:vAlign w:val="center"/>
          </w:tcPr>
          <w:p w14:paraId="41E7304E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3 pkt</w:t>
            </w:r>
          </w:p>
        </w:tc>
      </w:tr>
      <w:tr w:rsidR="000D0B2D" w:rsidRPr="004431D3" w14:paraId="3B16C426" w14:textId="77777777" w:rsidTr="00A65632">
        <w:trPr>
          <w:trHeight w:val="24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40A6BF4A" w14:textId="52E59295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58054722" w14:textId="4DB5624B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wstępny:</w:t>
            </w:r>
          </w:p>
        </w:tc>
        <w:tc>
          <w:tcPr>
            <w:tcW w:w="10529" w:type="dxa"/>
            <w:gridSpan w:val="2"/>
            <w:shd w:val="clear" w:color="auto" w:fill="E5DFEC" w:themeFill="accent4" w:themeFillTint="33"/>
            <w:vAlign w:val="center"/>
          </w:tcPr>
          <w:p w14:paraId="1011D682" w14:textId="5BEDB6F8" w:rsidR="00460BD8" w:rsidRPr="004431D3" w:rsidRDefault="00460BD8" w:rsidP="000A533D">
            <w:pPr>
              <w:pStyle w:val="Bezodstpw"/>
              <w:jc w:val="center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Specjalność:  wykonawstwo instrumentalne</w:t>
            </w:r>
          </w:p>
          <w:p w14:paraId="16A46080" w14:textId="0A18F4B8" w:rsidR="00460BD8" w:rsidRPr="004431D3" w:rsidRDefault="000D0B2D" w:rsidP="000A533D">
            <w:pPr>
              <w:pStyle w:val="Bezodstpw"/>
              <w:jc w:val="center"/>
              <w:rPr>
                <w:rFonts w:ascii="Corbel" w:hAnsi="Corbel"/>
                <w:iCs/>
                <w:sz w:val="22"/>
                <w:szCs w:val="22"/>
                <w:highlight w:val="lightGray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altówka, </w:t>
            </w:r>
            <w:r w:rsidR="00460BD8" w:rsidRPr="004431D3">
              <w:rPr>
                <w:rFonts w:ascii="Corbel" w:hAnsi="Corbel"/>
                <w:bCs/>
                <w:iCs/>
                <w:sz w:val="22"/>
                <w:szCs w:val="22"/>
              </w:rPr>
              <w:t>trąbka, saksofon, flet, puzon, skrzypce, gitara, gitara basowa, kontrabas, fortepian, perkusja</w:t>
            </w:r>
          </w:p>
        </w:tc>
      </w:tr>
      <w:tr w:rsidR="000D0B2D" w:rsidRPr="004431D3" w14:paraId="5F75451F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59394D4" w14:textId="7623B50C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9C1640E" w14:textId="657B7E9E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2B283B2A" w14:textId="77777777" w:rsidR="00460BD8" w:rsidRPr="004431D3" w:rsidRDefault="00460BD8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41727813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78A36936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0E99665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C3B7C42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4364D459" w14:textId="341244A1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Sprawdzian dyspozycji słuchowych:</w:t>
            </w:r>
          </w:p>
          <w:p w14:paraId="55C9AD24" w14:textId="07D79783" w:rsidR="00460BD8" w:rsidRPr="004431D3" w:rsidRDefault="00460BD8" w:rsidP="000A533D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Rozpoznawanie i śpiewanie interwałów, trójd</w:t>
            </w:r>
            <w:r w:rsidR="00E3252B" w:rsidRPr="004431D3">
              <w:rPr>
                <w:rFonts w:ascii="Corbel" w:hAnsi="Corbel"/>
                <w:iCs/>
                <w:sz w:val="22"/>
                <w:szCs w:val="22"/>
              </w:rPr>
              <w:t xml:space="preserve">źwięków, powtarzanie przebiegów 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melodyczno-rytmicznych, czytanie nut głosem</w:t>
            </w:r>
          </w:p>
        </w:tc>
        <w:tc>
          <w:tcPr>
            <w:tcW w:w="2306" w:type="dxa"/>
            <w:vAlign w:val="center"/>
          </w:tcPr>
          <w:p w14:paraId="350414EC" w14:textId="25A3156C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0-15 pkt</w:t>
            </w:r>
          </w:p>
        </w:tc>
      </w:tr>
      <w:tr w:rsidR="000D0B2D" w:rsidRPr="004431D3" w14:paraId="5B5588EA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00847C3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8B5C327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91A7E4B" w14:textId="7624E325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Egzamin z instrumentu:</w:t>
            </w:r>
          </w:p>
          <w:p w14:paraId="0D2E0466" w14:textId="74B5AFD1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A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. obowiązkowe przygotowanie formy bluesa</w:t>
            </w:r>
          </w:p>
          <w:p w14:paraId="6A55CB1E" w14:textId="4ADE5CEC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B.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utworu w wolnym tempie – ballady </w:t>
            </w:r>
          </w:p>
          <w:p w14:paraId="7EBCA331" w14:textId="2CB7636D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C.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dowolnego, trzeciego utworu odmiennego stylistycznie pozostającego w stylistyce jazz, fusion lub pokrewnej</w:t>
            </w:r>
          </w:p>
        </w:tc>
        <w:tc>
          <w:tcPr>
            <w:tcW w:w="2306" w:type="dxa"/>
            <w:vAlign w:val="center"/>
          </w:tcPr>
          <w:p w14:paraId="25CD9839" w14:textId="618FD74E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0-70 pkt</w:t>
            </w:r>
          </w:p>
        </w:tc>
      </w:tr>
      <w:tr w:rsidR="000D0B2D" w:rsidRPr="004431D3" w14:paraId="018A265F" w14:textId="77777777" w:rsidTr="00A65632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F56FA29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6C7D35C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5B042971" w14:textId="77777777" w:rsidR="00460BD8" w:rsidRPr="004431D3" w:rsidRDefault="00460BD8" w:rsidP="000A533D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bCs/>
              </w:rPr>
              <w:t xml:space="preserve">Rozmowa kwalifikacyjna 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49B6B6A8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331B93D7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BEECE19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36568C8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4717B83" w14:textId="1683CEE9" w:rsidR="00460BD8" w:rsidRPr="004431D3" w:rsidRDefault="00460BD8" w:rsidP="000A533D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Sprawdzenie wiedzy ogólnej z zakresu muzyki (w tym muzyki jazzowej i rozrywkowej)</w:t>
            </w:r>
          </w:p>
        </w:tc>
        <w:tc>
          <w:tcPr>
            <w:tcW w:w="2306" w:type="dxa"/>
            <w:vAlign w:val="center"/>
          </w:tcPr>
          <w:p w14:paraId="709C3148" w14:textId="4A6F1FA5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 pkt</w:t>
            </w:r>
          </w:p>
        </w:tc>
      </w:tr>
      <w:tr w:rsidR="000D0B2D" w:rsidRPr="004431D3" w14:paraId="1DAC5EC0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519244C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0923115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10529" w:type="dxa"/>
            <w:gridSpan w:val="2"/>
          </w:tcPr>
          <w:p w14:paraId="27206BD8" w14:textId="77777777" w:rsidR="00460BD8" w:rsidRPr="004431D3" w:rsidRDefault="00460BD8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bCs/>
                <w:iCs/>
                <w:sz w:val="22"/>
                <w:szCs w:val="22"/>
              </w:rPr>
              <w:t>Uwagi w odniesieniu do egzaminu z instrumentu:</w:t>
            </w:r>
          </w:p>
          <w:p w14:paraId="2BD3542F" w14:textId="17371D7D" w:rsidR="00460BD8" w:rsidRPr="004431D3" w:rsidRDefault="00460BD8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1) wszelkie prezentacje utworów powinny być wykonane w formule: temat + improwizacja + temat</w:t>
            </w:r>
          </w:p>
          <w:p w14:paraId="7EEDADC8" w14:textId="2FF74F1A" w:rsidR="00460BD8" w:rsidRPr="004431D3" w:rsidRDefault="00460BD8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2) obowiązkowe przygotowanie dowolnego utworu odmiennego stylistycznie może być potraktowane przez kandydata jako prezentacja własnych możliwości warsztatowych, jak</w:t>
            </w:r>
            <w:r w:rsidR="00AF2C5E"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 również preferencji muzycznych</w:t>
            </w:r>
          </w:p>
          <w:p w14:paraId="3BD2B667" w14:textId="4B66E07D" w:rsidR="00460BD8" w:rsidRPr="004431D3" w:rsidRDefault="00460BD8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Cs/>
                <w:iCs/>
              </w:rPr>
              <w:t>3) dla specjalności perkusja, obowiązkowe przygotowanie jednej etiudy werblowej ze zbioru:</w:t>
            </w:r>
            <w:r w:rsidR="00E3252B" w:rsidRPr="004431D3">
              <w:rPr>
                <w:rFonts w:ascii="Corbel" w:hAnsi="Corbel"/>
                <w:bCs/>
                <w:iCs/>
              </w:rPr>
              <w:t xml:space="preserve"> </w:t>
            </w:r>
            <w:r w:rsidRPr="004431D3">
              <w:rPr>
                <w:rFonts w:ascii="Corbel" w:hAnsi="Corbel"/>
                <w:bCs/>
                <w:iCs/>
              </w:rPr>
              <w:t>John (Jack) S. Pratt's - "14 Modern Contest Solos for Snare Drum"</w:t>
            </w:r>
          </w:p>
        </w:tc>
      </w:tr>
      <w:tr w:rsidR="000D0B2D" w:rsidRPr="004431D3" w14:paraId="453C1DEF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1CBE438C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A32081B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10529" w:type="dxa"/>
            <w:gridSpan w:val="2"/>
            <w:shd w:val="clear" w:color="auto" w:fill="E5DFEC" w:themeFill="accent4" w:themeFillTint="33"/>
          </w:tcPr>
          <w:p w14:paraId="1E62895B" w14:textId="1D9A6634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iCs/>
              </w:rPr>
              <w:t>specjalność:  wykonawstwo wokalne</w:t>
            </w:r>
          </w:p>
        </w:tc>
      </w:tr>
      <w:tr w:rsidR="000D0B2D" w:rsidRPr="004431D3" w14:paraId="0A9A3B2E" w14:textId="77777777" w:rsidTr="00C20153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5D4AE46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B2EB4FA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49E1DD45" w14:textId="2FBDB5CD" w:rsidR="00460BD8" w:rsidRPr="004431D3" w:rsidRDefault="00460BD8" w:rsidP="000A533D">
            <w:pPr>
              <w:pStyle w:val="Tekstpodstawowy"/>
              <w:spacing w:after="0" w:line="240" w:lineRule="auto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78F2830B" w14:textId="1BF43498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0A09CD9E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BF902BF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AEB2E0D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4019EEBF" w14:textId="77777777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b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Egzamin wokalny:</w:t>
            </w:r>
          </w:p>
          <w:p w14:paraId="1928F684" w14:textId="514C7864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A.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standardu jazzowego zawartego w wydawnictwie Hal Leonard Corporation - „Real Books” lub formy bluesa.</w:t>
            </w:r>
          </w:p>
          <w:p w14:paraId="509A06A4" w14:textId="0D3CA766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B.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utworu z polskim tekstem</w:t>
            </w:r>
          </w:p>
          <w:p w14:paraId="125BFF11" w14:textId="049F1EF8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C.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dowolnego, trzeciego utworu, odmiennego </w:t>
            </w:r>
            <w:r w:rsidR="00285ED8" w:rsidRPr="004431D3">
              <w:rPr>
                <w:rFonts w:ascii="Corbel" w:hAnsi="Corbel"/>
                <w:iCs/>
                <w:sz w:val="22"/>
                <w:szCs w:val="22"/>
              </w:rPr>
              <w:t>s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tylistycznie, pozostającego w stylistyce jazz, fusion lub pokrewnej</w:t>
            </w:r>
          </w:p>
          <w:p w14:paraId="4B316AB3" w14:textId="69F3C356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>D.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Obowiązkowe przygotowanie czterech standardów:</w:t>
            </w:r>
          </w:p>
          <w:p w14:paraId="41D74100" w14:textId="1044A2B7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  <w:lang w:val="en-US"/>
              </w:rPr>
              <w:t>- Lulaby of Birdland</w:t>
            </w:r>
          </w:p>
          <w:p w14:paraId="79E56D05" w14:textId="3C38250C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  <w:lang w:val="en-US"/>
              </w:rPr>
              <w:t>- Just Friends</w:t>
            </w:r>
          </w:p>
          <w:p w14:paraId="719458B7" w14:textId="7314A9D3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  <w:lang w:val="en-US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  <w:lang w:val="en-US"/>
              </w:rPr>
              <w:t>- Body and Soul</w:t>
            </w:r>
          </w:p>
          <w:p w14:paraId="2B52B2AB" w14:textId="4C0E634E" w:rsidR="00460BD8" w:rsidRPr="004431D3" w:rsidRDefault="00460BD8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- Angel Eyes</w:t>
            </w:r>
          </w:p>
        </w:tc>
        <w:tc>
          <w:tcPr>
            <w:tcW w:w="2306" w:type="dxa"/>
            <w:vAlign w:val="center"/>
          </w:tcPr>
          <w:p w14:paraId="1E9D0D09" w14:textId="1C16454A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0-85 pkt</w:t>
            </w:r>
          </w:p>
        </w:tc>
      </w:tr>
      <w:tr w:rsidR="000D0B2D" w:rsidRPr="004431D3" w14:paraId="2D85DD19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E669BF3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179A1F3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6246DE09" w14:textId="1889047E" w:rsidR="00460BD8" w:rsidRPr="004431D3" w:rsidRDefault="00460BD8" w:rsidP="000A533D">
            <w:pPr>
              <w:pStyle w:val="Tekstpodstawowy"/>
              <w:spacing w:after="0" w:line="240" w:lineRule="auto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bCs/>
              </w:rPr>
              <w:t xml:space="preserve">Rozmowa kwalifikacyjna 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3C0FBB9" w14:textId="5B7E0ECB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450DC357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37FC959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585C16D3" w14:textId="77777777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FE47F08" w14:textId="1C51B151" w:rsidR="00460BD8" w:rsidRPr="004431D3" w:rsidRDefault="00460BD8" w:rsidP="000A533D">
            <w:pPr>
              <w:pStyle w:val="Tekstpodstawowy"/>
              <w:spacing w:after="0" w:line="240" w:lineRule="auto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Sprawdzenie wiedzy ogólnej z zakresu muzyki (w tym muzyki jazzowej i rozrywkowej)</w:t>
            </w:r>
          </w:p>
        </w:tc>
        <w:tc>
          <w:tcPr>
            <w:tcW w:w="2306" w:type="dxa"/>
            <w:vAlign w:val="center"/>
          </w:tcPr>
          <w:p w14:paraId="5BEA42B3" w14:textId="4D88F986" w:rsidR="00460BD8" w:rsidRPr="004431D3" w:rsidRDefault="00460BD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0-10 pkt</w:t>
            </w:r>
          </w:p>
        </w:tc>
      </w:tr>
      <w:tr w:rsidR="000D0B2D" w:rsidRPr="004431D3" w14:paraId="1239C8FB" w14:textId="77777777" w:rsidTr="00A65632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C0BB32D" w14:textId="77777777" w:rsidR="006F720C" w:rsidRPr="004431D3" w:rsidRDefault="006F720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7E5A5A2" w14:textId="77777777" w:rsidR="006F720C" w:rsidRPr="004431D3" w:rsidRDefault="006F720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10529" w:type="dxa"/>
            <w:gridSpan w:val="2"/>
          </w:tcPr>
          <w:p w14:paraId="1303232D" w14:textId="77777777" w:rsidR="006F720C" w:rsidRPr="004431D3" w:rsidRDefault="006F720C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bCs/>
                <w:iCs/>
                <w:sz w:val="22"/>
                <w:szCs w:val="22"/>
              </w:rPr>
              <w:t>Uwagi w odniesieniu do egzaminu wokalnego:</w:t>
            </w:r>
          </w:p>
          <w:p w14:paraId="7A693FD3" w14:textId="77777777" w:rsidR="006F720C" w:rsidRPr="004431D3" w:rsidRDefault="006F720C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1) wszelkie prezentacje utworów powinny być wykonane w formule: temat + improwizacja + temat</w:t>
            </w:r>
          </w:p>
          <w:p w14:paraId="32C2709F" w14:textId="13DA795A" w:rsidR="006F720C" w:rsidRPr="004431D3" w:rsidRDefault="006F720C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2) obowiązkowe przygotowanie dowolnego utworu odmiennego stylistycznie może być potraktowane przez kandydata jako prezentacja własnych możliwości warsztatowych, jak</w:t>
            </w:r>
            <w:r w:rsidR="00AF2C5E"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 również</w:t>
            </w:r>
            <w:r w:rsidR="006434A7"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 </w:t>
            </w:r>
            <w:r w:rsidR="00AF2C5E" w:rsidRPr="004431D3">
              <w:rPr>
                <w:rFonts w:ascii="Corbel" w:hAnsi="Corbel"/>
                <w:bCs/>
                <w:iCs/>
                <w:sz w:val="22"/>
                <w:szCs w:val="22"/>
              </w:rPr>
              <w:t>preferencji muzycznych</w:t>
            </w:r>
          </w:p>
          <w:p w14:paraId="68675E0C" w14:textId="2415FF13" w:rsidR="006F720C" w:rsidRPr="004431D3" w:rsidRDefault="006F720C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3) obowiązkowe przygotowanie czterech standardów</w:t>
            </w:r>
            <w:r w:rsidR="006434A7"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– wybór i wykonanie wyłącznie n</w:t>
            </w:r>
            <w:r w:rsidR="00AF2C5E" w:rsidRPr="004431D3">
              <w:rPr>
                <w:rFonts w:ascii="Corbel" w:hAnsi="Corbel"/>
                <w:bCs/>
                <w:iCs/>
                <w:sz w:val="22"/>
                <w:szCs w:val="22"/>
              </w:rPr>
              <w:t>a prośbę komisji egzaminacyjnej</w:t>
            </w:r>
          </w:p>
          <w:p w14:paraId="608FEDD7" w14:textId="25CB8D46" w:rsidR="006F720C" w:rsidRPr="004431D3" w:rsidRDefault="006F720C" w:rsidP="000A533D">
            <w:pPr>
              <w:pStyle w:val="Tekstpodstawowy"/>
              <w:spacing w:after="0" w:line="240" w:lineRule="auto"/>
              <w:jc w:val="both"/>
              <w:rPr>
                <w:rFonts w:ascii="Corbel" w:hAnsi="Corbel"/>
                <w:bCs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>4) uczelnia nie zapewnia akompaniatora, dopuszcza się możliwość prezentacji z własną sekcją rytmiczną, akompaniatorem lub z przygotowanym podkładem w postaci pliku „wave”, „mp3” lub płyty CD o dobrej jakości.  Kandydat zobowiązany jest, co najmniej tydzień przed datą egzaminu praktycznego, powiadomić Komisję Rekrutacyjną</w:t>
            </w:r>
            <w:r w:rsidR="00B8361B"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 (Komisję Egzaminacyjną)</w:t>
            </w:r>
            <w:r w:rsidRPr="004431D3">
              <w:rPr>
                <w:rFonts w:ascii="Corbel" w:hAnsi="Corbel"/>
                <w:bCs/>
                <w:iCs/>
                <w:sz w:val="22"/>
                <w:szCs w:val="22"/>
              </w:rPr>
              <w:t xml:space="preserve">, </w:t>
            </w:r>
            <w:r w:rsidR="00AF2C5E" w:rsidRPr="004431D3">
              <w:rPr>
                <w:rFonts w:ascii="Corbel" w:hAnsi="Corbel"/>
                <w:bCs/>
                <w:iCs/>
                <w:sz w:val="22"/>
                <w:szCs w:val="22"/>
              </w:rPr>
              <w:t>jaką formę prezentacji wybiera</w:t>
            </w:r>
          </w:p>
          <w:p w14:paraId="701C8C28" w14:textId="31C1603F" w:rsidR="006F720C" w:rsidRPr="004431D3" w:rsidRDefault="006F720C" w:rsidP="00AE2876">
            <w:pPr>
              <w:pStyle w:val="Bezodstpw"/>
              <w:jc w:val="both"/>
              <w:rPr>
                <w:rFonts w:ascii="Corbel" w:eastAsia="Calibri" w:hAnsi="Corbel"/>
              </w:rPr>
            </w:pPr>
          </w:p>
        </w:tc>
      </w:tr>
      <w:tr w:rsidR="000D0B2D" w:rsidRPr="004431D3" w14:paraId="5701076E" w14:textId="77777777" w:rsidTr="00A65632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6E7C490B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10B1C70" w14:textId="77777777" w:rsidR="00C3203A" w:rsidRPr="004431D3" w:rsidRDefault="00C3203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6185F309" w14:textId="3CF925E7" w:rsidR="006F720C" w:rsidRPr="004431D3" w:rsidRDefault="006F720C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  <w:iCs/>
                <w:szCs w:val="20"/>
              </w:rPr>
              <w:t>Listę kandydatów przyjętych na pierwszy rok studiów ustala się na podsta</w:t>
            </w:r>
            <w:r w:rsidR="00C10649" w:rsidRPr="004431D3">
              <w:rPr>
                <w:rFonts w:ascii="Corbel" w:hAnsi="Corbel"/>
                <w:iCs/>
                <w:szCs w:val="20"/>
              </w:rPr>
              <w:t xml:space="preserve">wie sumy uzyskanych punktów, od </w:t>
            </w:r>
            <w:r w:rsidRPr="004431D3">
              <w:rPr>
                <w:rFonts w:ascii="Corbel" w:hAnsi="Corbel"/>
                <w:iCs/>
                <w:szCs w:val="20"/>
              </w:rPr>
              <w:t>najwyższej, aż do wyczerpania limitu miejsc oddzielnie dla wykonawstwa instrumentalnego i wykonawstwa wokalnego. Liczba kandydatów przyjętych na poszczególne specjalności jest ustalana przez komisję w trakcie procesu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iCs/>
                <w:szCs w:val="20"/>
              </w:rPr>
              <w:t>rekrutacji.</w:t>
            </w:r>
          </w:p>
          <w:p w14:paraId="74616232" w14:textId="2AEF740D" w:rsidR="00C3203A" w:rsidRPr="00B238CA" w:rsidRDefault="006F720C" w:rsidP="00B238CA">
            <w:pPr>
              <w:pStyle w:val="Bezodstpw"/>
              <w:jc w:val="both"/>
              <w:rPr>
                <w:rFonts w:ascii="Corbel" w:hAnsi="Corbel"/>
                <w:iCs/>
                <w:sz w:val="22"/>
                <w:szCs w:val="20"/>
              </w:rPr>
            </w:pPr>
            <w:r w:rsidRPr="004431D3">
              <w:rPr>
                <w:rFonts w:ascii="Corbel" w:hAnsi="Corbel"/>
                <w:bCs/>
                <w:iCs/>
                <w:sz w:val="22"/>
                <w:szCs w:val="20"/>
              </w:rPr>
              <w:t>Warunkiem przyjęcia na studia jest uzyskanie przez kandydata co najmniej 70 punktów, przy czym egzamin uznaje się za niezdany, jeśli kandydat z którejkolwiek części nie uzyska min. 5 pkt.</w:t>
            </w:r>
            <w:r w:rsidR="006434A7" w:rsidRPr="004431D3">
              <w:rPr>
                <w:rFonts w:ascii="Corbel" w:hAnsi="Corbel"/>
                <w:bCs/>
                <w:iCs/>
                <w:sz w:val="22"/>
                <w:szCs w:val="20"/>
              </w:rPr>
              <w:t xml:space="preserve"> </w:t>
            </w:r>
            <w:r w:rsidRPr="004431D3">
              <w:rPr>
                <w:rFonts w:ascii="Corbel" w:hAnsi="Corbel"/>
                <w:iCs/>
                <w:sz w:val="22"/>
                <w:szCs w:val="20"/>
              </w:rPr>
              <w:t xml:space="preserve">Maksymalna ilość punktów to 100. </w:t>
            </w:r>
          </w:p>
        </w:tc>
      </w:tr>
    </w:tbl>
    <w:p w14:paraId="5590BFB2" w14:textId="77777777" w:rsidR="002E23E8" w:rsidRPr="004431D3" w:rsidRDefault="002E23E8" w:rsidP="000A533D">
      <w:pPr>
        <w:pStyle w:val="ListParagraph1"/>
        <w:spacing w:after="0" w:line="240" w:lineRule="auto"/>
        <w:ind w:left="0"/>
        <w:jc w:val="both"/>
        <w:rPr>
          <w:rFonts w:ascii="Corbel" w:hAnsi="Corbel"/>
          <w:bCs/>
          <w:iCs/>
          <w:sz w:val="20"/>
        </w:rPr>
      </w:pPr>
      <w:r w:rsidRPr="004431D3">
        <w:rPr>
          <w:rFonts w:ascii="Corbel" w:hAnsi="Corbel"/>
          <w:bCs/>
          <w:iCs/>
          <w:sz w:val="20"/>
        </w:rPr>
        <w:t>* w przypadku zmiany profilu na ogólnoakademicki, kandydatów obowiązują te same zasady rekrutacji.</w:t>
      </w:r>
    </w:p>
    <w:p w14:paraId="58D81F42" w14:textId="77777777" w:rsidR="0052326B" w:rsidRPr="004431D3" w:rsidRDefault="0052326B" w:rsidP="00CE776E">
      <w:pPr>
        <w:spacing w:after="0" w:line="240" w:lineRule="auto"/>
        <w:rPr>
          <w:rFonts w:ascii="Corbel" w:eastAsia="Calibri" w:hAnsi="Corbel"/>
          <w:b/>
        </w:rPr>
      </w:pPr>
    </w:p>
    <w:p w14:paraId="43E7E569" w14:textId="77777777" w:rsidR="0052326B" w:rsidRPr="004431D3" w:rsidRDefault="0052326B" w:rsidP="00CE776E">
      <w:pPr>
        <w:spacing w:after="0" w:line="240" w:lineRule="auto"/>
        <w:rPr>
          <w:rFonts w:ascii="Corbel" w:eastAsia="Calibri" w:hAnsi="Corbel"/>
          <w:b/>
        </w:rPr>
      </w:pPr>
    </w:p>
    <w:p w14:paraId="0FEB24D9" w14:textId="77777777" w:rsidR="0052326B" w:rsidRPr="004431D3" w:rsidRDefault="0052326B" w:rsidP="00CE776E">
      <w:pPr>
        <w:spacing w:after="0" w:line="240" w:lineRule="auto"/>
        <w:rPr>
          <w:rFonts w:ascii="Corbel" w:eastAsia="Calibri" w:hAnsi="Corbel"/>
          <w:b/>
        </w:rPr>
      </w:pPr>
    </w:p>
    <w:p w14:paraId="09181E06" w14:textId="3258B381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Kierunek lekarski</w:t>
      </w:r>
    </w:p>
    <w:p w14:paraId="7D447037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4591FC58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C8A9A4F" w14:textId="77777777" w:rsidR="00CE776E" w:rsidRPr="004431D3" w:rsidRDefault="00CE776E" w:rsidP="00CE776E">
      <w:pPr>
        <w:spacing w:after="0" w:line="240" w:lineRule="auto"/>
        <w:rPr>
          <w:ins w:id="1" w:author="Rafał Podgórski" w:date="2023-04-28T11:28:00Z"/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3C4E701D" w14:textId="77777777" w:rsidR="00CE776E" w:rsidRPr="004431D3" w:rsidRDefault="00CE776E" w:rsidP="00CE776E">
      <w:pPr>
        <w:spacing w:after="0" w:line="240" w:lineRule="auto"/>
        <w:rPr>
          <w:ins w:id="2" w:author="Rafał Podgórski" w:date="2023-04-28T11:28:00Z"/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CE776E" w:rsidRPr="004431D3" w14:paraId="0038E8C7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82FD0D8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D6BACCF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6D15FD6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9565808" w14:textId="3F250AA7" w:rsidR="00571150" w:rsidRPr="004431D3" w:rsidRDefault="00571150" w:rsidP="00571150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Biologia</w:t>
            </w:r>
            <w:r w:rsidRPr="004431D3">
              <w:rPr>
                <w:rFonts w:ascii="Corbel" w:eastAsia="Calibri" w:hAnsi="Corbel"/>
              </w:rPr>
              <w:t xml:space="preserve"> oraz </w:t>
            </w:r>
            <w:r w:rsidRPr="004431D3">
              <w:rPr>
                <w:rFonts w:ascii="Corbel" w:eastAsia="Calibri" w:hAnsi="Corbel"/>
                <w:b/>
              </w:rPr>
              <w:t xml:space="preserve">jeden z przedmiotów: chemia </w:t>
            </w:r>
            <w:r w:rsidRPr="004431D3">
              <w:rPr>
                <w:rFonts w:ascii="Corbel" w:eastAsia="Calibri" w:hAnsi="Corbel"/>
              </w:rPr>
              <w:t>lub</w:t>
            </w:r>
            <w:r w:rsidR="00B8361B" w:rsidRPr="004431D3">
              <w:rPr>
                <w:rFonts w:ascii="Corbel" w:eastAsia="Calibri" w:hAnsi="Corbel"/>
                <w:b/>
              </w:rPr>
              <w:t xml:space="preserve"> fizyka/</w:t>
            </w:r>
            <w:r w:rsidRPr="004431D3">
              <w:rPr>
                <w:rFonts w:ascii="Corbel" w:eastAsia="Calibri" w:hAnsi="Corbel"/>
                <w:b/>
              </w:rPr>
              <w:t xml:space="preserve">fizyka z astronomią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matematyka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="00B8361B"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eastAsia="Calibri" w:hAnsi="Corbel"/>
              </w:rPr>
              <w:t xml:space="preserve"> na poziomie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07BE2BB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BB5DFC6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B567F7B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0654F46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99F161C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71FF64E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CE776E" w:rsidRPr="004431D3" w14:paraId="0AE00A55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246D6FD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2B26056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F82988F" w14:textId="44E0A2FF" w:rsidR="00CE776E" w:rsidRPr="004431D3" w:rsidRDefault="00CE776E" w:rsidP="00B8361B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bottom w:val="single" w:sz="4" w:space="0" w:color="auto"/>
            </w:tcBorders>
          </w:tcPr>
          <w:p w14:paraId="102374ED" w14:textId="77777777" w:rsidR="00CE776E" w:rsidRPr="004431D3" w:rsidRDefault="00CE776E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3B496CCF" w14:textId="77777777" w:rsidR="00CE776E" w:rsidRPr="004431D3" w:rsidRDefault="00CE776E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FF91D25" w14:textId="77777777" w:rsidR="00CE776E" w:rsidRPr="004431D3" w:rsidRDefault="00CE776E" w:rsidP="00CE776E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2DFEC1C" w14:textId="77777777" w:rsidR="00CE776E" w:rsidRPr="004431D3" w:rsidRDefault="00CE776E" w:rsidP="00CE776E">
      <w:pPr>
        <w:spacing w:after="0" w:line="240" w:lineRule="auto"/>
        <w:jc w:val="both"/>
        <w:rPr>
          <w:rStyle w:val="Pogrubienie"/>
          <w:rFonts w:ascii="Corbel" w:hAnsi="Corbel"/>
        </w:rPr>
      </w:pPr>
      <w:r w:rsidRPr="004431D3">
        <w:rPr>
          <w:rStyle w:val="Pogrubienie"/>
          <w:rFonts w:ascii="Corbel" w:hAnsi="Corbel"/>
        </w:rPr>
        <w:t>O przyjęcie na kierunek lekarski mogą ubiegać się osoby, które w postępowaniu rekrutacyjnym uzyskały nie mniej niż 80 pkt. rankingowych z przedmiotów obowiązkowych.</w:t>
      </w:r>
    </w:p>
    <w:p w14:paraId="0371B595" w14:textId="77777777" w:rsidR="00CE776E" w:rsidRPr="004431D3" w:rsidRDefault="00CE776E" w:rsidP="00CE776E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C4FCC94" w14:textId="1FBE2080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Kierunek lekarski (studia prowadzone w języku angielskim - studia odpłatne)</w:t>
      </w:r>
    </w:p>
    <w:p w14:paraId="5C680D20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Poziom – </w:t>
      </w:r>
      <w:r w:rsidRPr="004431D3">
        <w:rPr>
          <w:rFonts w:ascii="Corbel" w:eastAsia="Calibri" w:hAnsi="Corbel"/>
        </w:rPr>
        <w:t>6 letnie jednolite studia magisterskie</w:t>
      </w:r>
    </w:p>
    <w:p w14:paraId="1ECC69C8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2302D960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3F5A08CC" w14:textId="77777777" w:rsidR="00CE776E" w:rsidRPr="004431D3" w:rsidRDefault="00CE776E" w:rsidP="00CE776E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CE776E" w:rsidRPr="004431D3" w14:paraId="397F09D3" w14:textId="77777777" w:rsidTr="000E4B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C105A8A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A6E5792" w14:textId="18917585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  <w:r w:rsidR="00571150" w:rsidRPr="004431D3">
              <w:rPr>
                <w:rFonts w:ascii="Corbel" w:eastAsia="Calibri" w:hAnsi="Corbel"/>
                <w:b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**</w:t>
            </w:r>
          </w:p>
          <w:p w14:paraId="16224433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08EE" w14:textId="532E4BDA" w:rsidR="00CE776E" w:rsidRPr="004431D3" w:rsidRDefault="00B8361B" w:rsidP="00B8361B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b</w:t>
            </w:r>
            <w:r w:rsidR="00CE776E" w:rsidRPr="004431D3">
              <w:rPr>
                <w:rFonts w:ascii="Corbel" w:eastAsia="Calibri" w:hAnsi="Corbel"/>
                <w:b/>
              </w:rPr>
              <w:t>iologia</w:t>
            </w:r>
            <w:r w:rsidR="00CE776E" w:rsidRPr="004431D3">
              <w:rPr>
                <w:rFonts w:ascii="Corbel" w:eastAsia="Calibri" w:hAnsi="Corbel"/>
              </w:rPr>
              <w:t xml:space="preserve"> lub </w:t>
            </w:r>
            <w:r w:rsidR="00CE776E" w:rsidRPr="004431D3">
              <w:rPr>
                <w:rFonts w:ascii="Corbel" w:eastAsia="Calibri" w:hAnsi="Corbel"/>
                <w:b/>
              </w:rPr>
              <w:t>chemia</w:t>
            </w:r>
            <w:r w:rsidR="00CE776E" w:rsidRPr="004431D3">
              <w:rPr>
                <w:rFonts w:ascii="Corbel" w:eastAsia="Calibri" w:hAnsi="Corbel"/>
              </w:rPr>
              <w:t xml:space="preserve"> – na poziomie podstawowym lub rozszerzonym z części pisemnej egzaminu maturalnego</w:t>
            </w:r>
          </w:p>
        </w:tc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7956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209C124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B43674F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3DF0462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DB816C5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A4E3E04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76ADC6A3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03AA5B59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  <w:tr w:rsidR="00CE776E" w:rsidRPr="004431D3" w14:paraId="3CB985B8" w14:textId="77777777" w:rsidTr="000E4B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9A8A8BC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65E2045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5408C717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A96E4" w14:textId="31FD6188" w:rsidR="00CE776E" w:rsidRPr="004431D3" w:rsidRDefault="00B8361B" w:rsidP="00B8361B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m</w:t>
            </w:r>
            <w:r w:rsidR="00CE776E" w:rsidRPr="004431D3">
              <w:rPr>
                <w:rFonts w:ascii="Corbel" w:eastAsia="Calibri" w:hAnsi="Corbel"/>
                <w:b/>
              </w:rPr>
              <w:t>atematyka</w:t>
            </w:r>
            <w:r w:rsidR="00CE776E" w:rsidRPr="004431D3">
              <w:rPr>
                <w:rFonts w:ascii="Corbel" w:eastAsia="Calibri" w:hAnsi="Corbel"/>
              </w:rPr>
              <w:t xml:space="preserve"> lub </w:t>
            </w:r>
            <w:r w:rsidR="00CE776E" w:rsidRPr="004431D3">
              <w:rPr>
                <w:rFonts w:ascii="Corbel" w:eastAsia="Calibri" w:hAnsi="Corbel"/>
                <w:b/>
              </w:rPr>
              <w:t>fizyka</w:t>
            </w:r>
            <w:r w:rsidR="00CE776E" w:rsidRPr="004431D3">
              <w:rPr>
                <w:rFonts w:ascii="Corbel" w:eastAsia="Calibri" w:hAnsi="Corbel"/>
              </w:rPr>
              <w:t xml:space="preserve"> lub </w:t>
            </w:r>
            <w:r w:rsidR="00CE776E" w:rsidRPr="004431D3">
              <w:rPr>
                <w:rFonts w:ascii="Corbel" w:eastAsia="Calibri" w:hAnsi="Corbel"/>
                <w:b/>
              </w:rPr>
              <w:t>fizyka z astronomią</w:t>
            </w:r>
            <w:r w:rsidR="00CE776E" w:rsidRPr="004431D3">
              <w:rPr>
                <w:rFonts w:ascii="Corbel" w:eastAsia="Calibri" w:hAnsi="Corbel"/>
              </w:rPr>
              <w:t xml:space="preserve"> lub </w:t>
            </w:r>
            <w:r w:rsidR="00CE776E" w:rsidRPr="004431D3">
              <w:rPr>
                <w:rFonts w:ascii="Corbel" w:eastAsia="Calibri" w:hAnsi="Corbel"/>
                <w:b/>
              </w:rPr>
              <w:t>inny pokrewny przedmiot</w:t>
            </w:r>
            <w:r w:rsidR="00CE776E"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AB5A" w14:textId="77777777" w:rsidR="00CE776E" w:rsidRPr="004431D3" w:rsidRDefault="00CE776E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CE776E" w:rsidRPr="004431D3" w14:paraId="5F20D3DB" w14:textId="77777777" w:rsidTr="000E4B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44BBE82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8D852D3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DEE3B12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D1A40" w14:textId="77777777" w:rsidR="00CE776E" w:rsidRPr="004431D3" w:rsidRDefault="00CE776E" w:rsidP="00CE776E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D4B5" w14:textId="77777777" w:rsidR="00CE776E" w:rsidRPr="004431D3" w:rsidRDefault="00CE776E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CE776E" w:rsidRPr="004431D3" w14:paraId="17F2C7FD" w14:textId="77777777" w:rsidTr="000E4B3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96C69EE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4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F287C1F" w14:textId="77777777" w:rsidR="00CE776E" w:rsidRPr="004431D3" w:rsidRDefault="00CE776E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E6EA0" w14:textId="77777777" w:rsidR="00CE776E" w:rsidRPr="004431D3" w:rsidRDefault="00CE776E" w:rsidP="000E4B31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O przyjęcie na kierunek lekarski w języku angielskim  mogą ubiegać się osoby, których wynik  uzyskanych  punktów znalazł się w limicie przydzielonych miejsc w postępowaniu  rekrutacyjnym  na rok 2024/2025.</w:t>
            </w:r>
          </w:p>
          <w:p w14:paraId="6356E742" w14:textId="77777777" w:rsidR="00CE776E" w:rsidRPr="004431D3" w:rsidRDefault="00CE776E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Kandydaci na kierunek lekarski prowadzony w języku angielskim zobowiązani są do przedłożenia odpowiednio certyfikowanego dokumentu poświadczającego znajomość języka angielskiego na poziomie minimum B2 lub wyniku pisemnego egzaminu maturalnego z języka angielskiego na poziomie rozszerzonym (min. 80%) lub w przypadku kandydatów ze „starą maturą”, min. ocena dobry z egzaminu dojrzałości lub dokumentu potwierdzającego ukończenie szkoły ponadpodstawowej lub studiów prowadzonych za granicą lub w Polsce, gdzie językiem wykładowym był język angielski.</w:t>
            </w:r>
          </w:p>
        </w:tc>
      </w:tr>
    </w:tbl>
    <w:p w14:paraId="57EEF5CC" w14:textId="77777777" w:rsidR="00CE776E" w:rsidRPr="004431D3" w:rsidRDefault="00CE776E" w:rsidP="00CE776E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558787E" w14:textId="201BA295" w:rsidR="00CE776E" w:rsidRPr="004431D3" w:rsidRDefault="00CE776E" w:rsidP="00CE776E">
      <w:pPr>
        <w:spacing w:after="0" w:line="240" w:lineRule="auto"/>
        <w:jc w:val="both"/>
        <w:rPr>
          <w:rFonts w:ascii="Corbel" w:eastAsia="Calibri" w:hAnsi="Corbel" w:cs="Times New Roman"/>
          <w:bCs/>
          <w:sz w:val="18"/>
        </w:rPr>
      </w:pPr>
      <w:r w:rsidRPr="004431D3">
        <w:rPr>
          <w:rFonts w:ascii="Corbel" w:eastAsia="Calibri" w:hAnsi="Corbel" w:cs="Times New Roman"/>
          <w:bCs/>
          <w:sz w:val="18"/>
        </w:rPr>
        <w:t>** Jeden z dwóch przedmiotów niewybrany jako przedmiot obowiązkowy może zostać przedmiotem dodatkowym</w:t>
      </w:r>
      <w:r w:rsidR="00571150" w:rsidRPr="004431D3">
        <w:rPr>
          <w:rFonts w:ascii="Corbel" w:eastAsia="Calibri" w:hAnsi="Corbel" w:cs="Times New Roman"/>
          <w:bCs/>
          <w:sz w:val="18"/>
        </w:rPr>
        <w:t xml:space="preserve"> i być rozpatrywany w punkcie 2</w:t>
      </w:r>
    </w:p>
    <w:p w14:paraId="1E1672E9" w14:textId="2D170574" w:rsidR="00B644CC" w:rsidRPr="004431D3" w:rsidRDefault="00B644CC" w:rsidP="000A533D">
      <w:pPr>
        <w:spacing w:after="0" w:line="240" w:lineRule="auto"/>
        <w:rPr>
          <w:rFonts w:ascii="Corbel" w:eastAsia="Calibri" w:hAnsi="Corbel"/>
          <w:b/>
        </w:rPr>
      </w:pPr>
    </w:p>
    <w:p w14:paraId="6738FB4B" w14:textId="62755FE8" w:rsidR="002E23E8" w:rsidRPr="004431D3" w:rsidRDefault="002E23E8" w:rsidP="000A533D">
      <w:pPr>
        <w:spacing w:after="0" w:line="240" w:lineRule="auto"/>
        <w:rPr>
          <w:rFonts w:ascii="Corbel" w:eastAsia="Calibri" w:hAnsi="Corbel"/>
          <w:b/>
        </w:rPr>
      </w:pPr>
    </w:p>
    <w:p w14:paraId="4BED27DD" w14:textId="77777777" w:rsidR="00845832" w:rsidRPr="004431D3" w:rsidRDefault="00845832" w:rsidP="000A533D">
      <w:pPr>
        <w:spacing w:after="0" w:line="240" w:lineRule="auto"/>
        <w:rPr>
          <w:rFonts w:ascii="Corbel" w:eastAsia="Calibri" w:hAnsi="Corbel"/>
          <w:b/>
        </w:rPr>
      </w:pPr>
    </w:p>
    <w:p w14:paraId="5E431D66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Komunikacja międzykulturowa</w:t>
      </w:r>
    </w:p>
    <w:p w14:paraId="4FCBBA34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55B34929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5A0A95CA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32155CD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7C00D853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10E57723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E182F23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0D53F1D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FE2F681" w14:textId="77777777" w:rsidR="00130A5B" w:rsidRPr="004431D3" w:rsidRDefault="00130A5B" w:rsidP="000A533D">
            <w:pPr>
              <w:pStyle w:val="Bezodstpw"/>
              <w:jc w:val="both"/>
              <w:rPr>
                <w:rFonts w:ascii="Corbel" w:hAnsi="Corbel"/>
                <w:iCs/>
                <w:sz w:val="22"/>
                <w:szCs w:val="22"/>
              </w:rPr>
            </w:pPr>
            <w:r w:rsidRPr="004431D3">
              <w:rPr>
                <w:rFonts w:ascii="Corbel" w:hAnsi="Corbel"/>
                <w:iCs/>
                <w:sz w:val="22"/>
                <w:szCs w:val="22"/>
              </w:rPr>
              <w:t>Pod</w:t>
            </w:r>
            <w:bookmarkStart w:id="3" w:name="_Hlk35420743"/>
            <w:r w:rsidRPr="004431D3">
              <w:rPr>
                <w:rFonts w:ascii="Corbel" w:hAnsi="Corbel"/>
                <w:iCs/>
                <w:sz w:val="22"/>
                <w:szCs w:val="22"/>
              </w:rPr>
              <w:t>stawą przystąpienia do postępowania kwalifikacyjnego jest</w:t>
            </w: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posiadanie</w:t>
            </w:r>
            <w:r w:rsidRPr="004431D3">
              <w:rPr>
                <w:rFonts w:ascii="Corbel" w:hAnsi="Corbel"/>
                <w:b/>
                <w:iCs/>
                <w:sz w:val="22"/>
                <w:szCs w:val="22"/>
              </w:rPr>
              <w:t xml:space="preserve"> świadectwa maturalnego lub innego dokumentu uprawniającego do podjęcia studiów I stopnia</w:t>
            </w:r>
            <w:r w:rsidRPr="004431D3">
              <w:rPr>
                <w:rFonts w:ascii="Corbel" w:hAnsi="Corbel"/>
                <w:iCs/>
                <w:sz w:val="22"/>
                <w:szCs w:val="22"/>
              </w:rPr>
              <w:t>.</w:t>
            </w:r>
            <w:bookmarkEnd w:id="3"/>
            <w:r w:rsidRPr="004431D3">
              <w:rPr>
                <w:rFonts w:ascii="Corbel" w:hAnsi="Corbel"/>
                <w:iCs/>
                <w:sz w:val="22"/>
                <w:szCs w:val="22"/>
              </w:rPr>
              <w:t xml:space="preserve"> Kandydat  bierze udział w konkursie świadectw maturalnych. </w:t>
            </w:r>
          </w:p>
          <w:p w14:paraId="1F35CA4C" w14:textId="6F4DE21E" w:rsidR="008D1528" w:rsidRPr="004431D3" w:rsidRDefault="00130A5B" w:rsidP="000A533D">
            <w:pPr>
              <w:spacing w:after="0" w:line="240" w:lineRule="auto"/>
              <w:jc w:val="both"/>
              <w:rPr>
                <w:rFonts w:ascii="Corbel" w:hAnsi="Corbel"/>
                <w:sz w:val="24"/>
                <w:szCs w:val="24"/>
                <w:lang w:eastAsia="pl-PL"/>
              </w:rPr>
            </w:pPr>
            <w:r w:rsidRPr="004431D3">
              <w:rPr>
                <w:rFonts w:ascii="Corbel" w:hAnsi="Corbel"/>
                <w:iCs/>
              </w:rPr>
              <w:t xml:space="preserve">W konkursie świadectw pod uwagę brane będą wyniki </w:t>
            </w:r>
            <w:r w:rsidRPr="004431D3">
              <w:rPr>
                <w:rFonts w:ascii="Corbel" w:hAnsi="Corbel"/>
                <w:b/>
                <w:iCs/>
              </w:rPr>
              <w:t>obowiązkowych przedmiotów zdawanych przez kandydata na egzaminie maturalnym z części pisemnej na poziomie podstawowym lub rozszerzonym (wybrany zostanie przeliczni</w:t>
            </w:r>
            <w:r w:rsidR="00845832" w:rsidRPr="004431D3">
              <w:rPr>
                <w:rFonts w:ascii="Corbel" w:hAnsi="Corbel"/>
                <w:b/>
                <w:iCs/>
              </w:rPr>
              <w:t>k korzystniejszy dla kandydata)</w:t>
            </w:r>
          </w:p>
        </w:tc>
        <w:tc>
          <w:tcPr>
            <w:tcW w:w="2306" w:type="dxa"/>
            <w:vMerge w:val="restart"/>
            <w:vAlign w:val="center"/>
          </w:tcPr>
          <w:p w14:paraId="6D9E92EF" w14:textId="77777777" w:rsidR="008D1528" w:rsidRPr="004431D3" w:rsidRDefault="00C81F2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  <w:r w:rsidR="008D1528" w:rsidRPr="004431D3">
              <w:rPr>
                <w:rFonts w:ascii="Corbel" w:eastAsia="Calibri" w:hAnsi="Corbel"/>
                <w:b/>
                <w:sz w:val="18"/>
              </w:rPr>
              <w:t>*</w:t>
            </w:r>
          </w:p>
          <w:p w14:paraId="7777C60B" w14:textId="77777777" w:rsidR="00C81F2F" w:rsidRPr="004431D3" w:rsidRDefault="00C81F2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8F59180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FDBBEEF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C388BB8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0551B31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74098529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4777EAD4" w14:textId="3E70E5D5" w:rsidR="008D1528" w:rsidRPr="004431D3" w:rsidRDefault="00CC1FFD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E789876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37DD1B7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1CE33412" w14:textId="77777777" w:rsidR="008D1528" w:rsidRPr="004431D3" w:rsidRDefault="00130A5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5351612B" w14:textId="77777777" w:rsidR="008D1528" w:rsidRPr="004431D3" w:rsidRDefault="008D152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C466E3B" w14:textId="77777777" w:rsidR="008D1528" w:rsidRPr="004431D3" w:rsidRDefault="008D1528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4FF9C7C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  <w:b/>
        </w:rPr>
      </w:pPr>
    </w:p>
    <w:p w14:paraId="7D230CB9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Komunikacja międzykulturowa</w:t>
      </w:r>
    </w:p>
    <w:p w14:paraId="44AC0094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159F12D9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12A2C396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936002D" w14:textId="77777777" w:rsidR="008D1528" w:rsidRPr="004431D3" w:rsidRDefault="008D152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3D4D3E59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77B1780A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E571296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D71078B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143B2D80" w14:textId="77777777" w:rsidR="008D1528" w:rsidRPr="004431D3" w:rsidRDefault="00583A67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Dyplom ukończenia studiów I stopnia lub jednolitych studiów magisterskich lub równorzędnych w obszarze nauk społecznych lub </w:t>
            </w:r>
            <w:r w:rsidR="00C81F2F" w:rsidRPr="004431D3">
              <w:rPr>
                <w:rFonts w:ascii="Corbel" w:hAnsi="Corbel"/>
                <w:sz w:val="22"/>
                <w:szCs w:val="22"/>
              </w:rPr>
              <w:t xml:space="preserve">nauk 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humanistycznych. </w:t>
            </w:r>
          </w:p>
        </w:tc>
      </w:tr>
      <w:tr w:rsidR="000D0B2D" w:rsidRPr="004431D3" w14:paraId="6F3A8F73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575DB4AC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0E90A3E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473ACB9B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35A1E668" w14:textId="60911FEA" w:rsidR="00C81F2F" w:rsidRPr="004431D3" w:rsidRDefault="00C81F2F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 xml:space="preserve">Ocena na dyplomie </w:t>
            </w:r>
            <w:r w:rsidR="00CC1FFD" w:rsidRPr="004431D3">
              <w:rPr>
                <w:rFonts w:ascii="Corbel" w:hAnsi="Corbel"/>
                <w:sz w:val="22"/>
                <w:szCs w:val="22"/>
              </w:rPr>
              <w:t xml:space="preserve">ukończenia </w:t>
            </w:r>
            <w:r w:rsidRPr="004431D3">
              <w:rPr>
                <w:rFonts w:ascii="Corbel" w:hAnsi="Corbel"/>
                <w:sz w:val="22"/>
                <w:szCs w:val="22"/>
              </w:rPr>
              <w:t>studiów</w:t>
            </w:r>
            <w:r w:rsidR="00CC1FFD" w:rsidRPr="004431D3">
              <w:rPr>
                <w:rFonts w:ascii="Corbel" w:hAnsi="Corbel"/>
                <w:sz w:val="22"/>
                <w:szCs w:val="22"/>
              </w:rPr>
              <w:t>.</w:t>
            </w:r>
          </w:p>
          <w:p w14:paraId="66D0B19C" w14:textId="55BB24DD" w:rsidR="00A83B2E" w:rsidRPr="004431D3" w:rsidRDefault="00A83B2E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Pozytywny wynik rozmowy kwalifikacyjnej sprawdzającej kompetencje kandydat</w:t>
            </w:r>
            <w:r w:rsidR="004333EB" w:rsidRPr="004431D3">
              <w:rPr>
                <w:rFonts w:ascii="Corbel" w:hAnsi="Corbel"/>
              </w:rPr>
              <w:t>a z zakresu wiedzy o kulturze i </w:t>
            </w:r>
            <w:r w:rsidRPr="004431D3">
              <w:rPr>
                <w:rFonts w:ascii="Corbel" w:hAnsi="Corbel"/>
              </w:rPr>
              <w:t>problematyki komunikacji społecznej</w:t>
            </w:r>
            <w:r w:rsidRPr="004431D3">
              <w:rPr>
                <w:rFonts w:ascii="Corbel" w:eastAsia="Times New Roman" w:hAnsi="Corbel"/>
                <w:lang w:eastAsia="pl-PL"/>
              </w:rPr>
              <w:t xml:space="preserve"> dla absolwentów kierunków studiów </w:t>
            </w:r>
            <w:r w:rsidRPr="004431D3">
              <w:rPr>
                <w:rFonts w:ascii="Corbel" w:hAnsi="Corbel"/>
              </w:rPr>
              <w:t>innych niż komunikacja międzykulturowa oraz relacje międzykulturowe.</w:t>
            </w:r>
          </w:p>
        </w:tc>
      </w:tr>
      <w:tr w:rsidR="000D0B2D" w:rsidRPr="004431D3" w14:paraId="584E2448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349E308E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3B98224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EC26EA6" w14:textId="77777777" w:rsidR="008D1528" w:rsidRPr="004431D3" w:rsidRDefault="008D152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2A715171" w14:textId="6D92EEA0" w:rsidR="008D1528" w:rsidRPr="004431D3" w:rsidRDefault="00C81F2F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Średnia arytmetyczna ocen z toku studiów</w:t>
            </w:r>
            <w:r w:rsidR="00AD0310" w:rsidRPr="004431D3">
              <w:rPr>
                <w:rFonts w:ascii="Corbel" w:hAnsi="Corbel"/>
                <w:sz w:val="22"/>
                <w:szCs w:val="22"/>
              </w:rPr>
              <w:t>.</w:t>
            </w:r>
          </w:p>
        </w:tc>
      </w:tr>
    </w:tbl>
    <w:p w14:paraId="48D2BBE4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577EFC95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DACC967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8B75620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Kulturoznawstwo </w:t>
      </w:r>
    </w:p>
    <w:p w14:paraId="1C6FDE12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0AA72738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4998382E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FB01653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70CB81DB" w14:textId="77777777" w:rsidTr="00FD52C3">
        <w:tc>
          <w:tcPr>
            <w:tcW w:w="567" w:type="dxa"/>
            <w:shd w:val="clear" w:color="auto" w:fill="E5DFEC" w:themeFill="accent4" w:themeFillTint="33"/>
            <w:vAlign w:val="center"/>
          </w:tcPr>
          <w:p w14:paraId="51555148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11C1CFC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E90C39E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2AD5698" w14:textId="77777777" w:rsidR="00ED3FB8" w:rsidRPr="004431D3" w:rsidRDefault="005D3CB4" w:rsidP="000A533D">
            <w:pPr>
              <w:spacing w:after="0" w:line="240" w:lineRule="auto"/>
              <w:jc w:val="both"/>
              <w:rPr>
                <w:rFonts w:ascii="Corbel" w:eastAsia="Corbel" w:hAnsi="Corbel" w:cs="Corbel"/>
              </w:rPr>
            </w:pPr>
            <w:r w:rsidRPr="004431D3">
              <w:rPr>
                <w:rFonts w:ascii="Corbel" w:eastAsia="Corbel" w:hAnsi="Corbel" w:cs="Corbel"/>
                <w:b/>
              </w:rPr>
              <w:t>Język polski</w:t>
            </w:r>
            <w:r w:rsidRPr="004431D3">
              <w:rPr>
                <w:rFonts w:ascii="Corbel" w:eastAsia="Corbel" w:hAnsi="Corbel" w:cs="Corbel"/>
              </w:rPr>
              <w:t xml:space="preserve"> </w:t>
            </w:r>
            <w:r w:rsidR="00A2259D" w:rsidRPr="004431D3">
              <w:rPr>
                <w:rFonts w:ascii="Corbel" w:eastAsia="Times New Roman" w:hAnsi="Corbel" w:cs="Times New Roman"/>
                <w:lang w:eastAsia="pl-P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tcBorders>
              <w:bottom w:val="single" w:sz="4" w:space="0" w:color="auto"/>
            </w:tcBorders>
            <w:vAlign w:val="center"/>
          </w:tcPr>
          <w:p w14:paraId="5AD2F9DC" w14:textId="27D606BA" w:rsidR="00ED3FB8" w:rsidRPr="004431D3" w:rsidRDefault="00C211D9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  <w:r w:rsidR="00ED3FB8" w:rsidRPr="004431D3">
              <w:rPr>
                <w:rFonts w:ascii="Corbel" w:eastAsia="Calibri" w:hAnsi="Corbel"/>
                <w:b/>
                <w:sz w:val="18"/>
              </w:rPr>
              <w:t>*</w:t>
            </w:r>
          </w:p>
          <w:p w14:paraId="58CCE0BD" w14:textId="77777777" w:rsidR="00C211D9" w:rsidRPr="004431D3" w:rsidRDefault="00C211D9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AC85705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22BF3C73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1D7ED555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5CAD148" w14:textId="77777777" w:rsidR="00ED3FB8" w:rsidRPr="004431D3" w:rsidRDefault="005D3CB4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7FA1A1D1" w14:textId="77777777" w:rsidTr="00FD52C3">
        <w:tc>
          <w:tcPr>
            <w:tcW w:w="567" w:type="dxa"/>
            <w:shd w:val="clear" w:color="auto" w:fill="E5DFEC" w:themeFill="accent4" w:themeFillTint="33"/>
            <w:vAlign w:val="center"/>
          </w:tcPr>
          <w:p w14:paraId="4A41B26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5671A2C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F63FF9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A525758" w14:textId="49C573E4" w:rsidR="00ED3FB8" w:rsidRPr="004431D3" w:rsidRDefault="00EC50C3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F93608">
              <w:rPr>
                <w:rFonts w:ascii="Corbel" w:eastAsia="Corbel" w:hAnsi="Corbel" w:cs="Corbel"/>
              </w:rPr>
              <w:t>Jeden</w:t>
            </w:r>
            <w:r>
              <w:rPr>
                <w:rFonts w:ascii="Corbel" w:eastAsia="Corbel" w:hAnsi="Corbel" w:cs="Corbel"/>
                <w:color w:val="000000"/>
              </w:rPr>
              <w:t xml:space="preserve"> przedmiot spośród następujących: </w:t>
            </w:r>
            <w:r>
              <w:rPr>
                <w:rFonts w:ascii="Corbel" w:eastAsia="Corbel" w:hAnsi="Corbel" w:cs="Corbel"/>
                <w:b/>
                <w:color w:val="000000"/>
              </w:rPr>
              <w:t xml:space="preserve">geografia, historia lub wiedza o społeczeństwie </w:t>
            </w:r>
            <w:r>
              <w:rPr>
                <w:rFonts w:ascii="Corbel" w:eastAsia="Corbel" w:hAnsi="Corbel" w:cs="Corbel"/>
                <w:color w:val="000000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73EDAA0D" w14:textId="77777777" w:rsidR="00ED3FB8" w:rsidRPr="004431D3" w:rsidRDefault="00ED3FB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51010393" w14:textId="77777777" w:rsidTr="00FD52C3">
        <w:tc>
          <w:tcPr>
            <w:tcW w:w="567" w:type="dxa"/>
            <w:shd w:val="clear" w:color="auto" w:fill="E5DFEC" w:themeFill="accent4" w:themeFillTint="33"/>
            <w:vAlign w:val="center"/>
          </w:tcPr>
          <w:p w14:paraId="76C9BAB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40E19EA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C04E879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35721DC" w14:textId="77777777" w:rsidR="00ED3FB8" w:rsidRPr="004431D3" w:rsidRDefault="00A2259D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b/>
              </w:rPr>
              <w:t xml:space="preserve">Język obcy nowożytny </w:t>
            </w:r>
            <w:r w:rsidRPr="004431D3">
              <w:rPr>
                <w:rFonts w:ascii="Corbel" w:eastAsia="Times New Roman" w:hAnsi="Corbel" w:cs="Times New Roman"/>
                <w:lang w:eastAsia="pl-P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40BA955E" w14:textId="77777777" w:rsidR="00ED3FB8" w:rsidRPr="004431D3" w:rsidRDefault="00ED3FB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EF302BC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BBCA217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  <w:b/>
        </w:rPr>
      </w:pPr>
    </w:p>
    <w:p w14:paraId="4EA3243F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Kulturoznawstwo</w:t>
      </w:r>
    </w:p>
    <w:p w14:paraId="63B26132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4D47B2F9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52A9E54E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ACEBBEC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39C8E6BB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480C3DBA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8A8DF1D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1842D82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15920318" w14:textId="77777777" w:rsidR="00EC50C3" w:rsidRPr="00987974" w:rsidRDefault="00EC50C3" w:rsidP="00EC50C3">
            <w:pPr>
              <w:jc w:val="both"/>
              <w:rPr>
                <w:rFonts w:ascii="Corbel" w:eastAsia="Corbel" w:hAnsi="Corbel"/>
              </w:rPr>
            </w:pPr>
            <w:r w:rsidRPr="00E85BCE">
              <w:rPr>
                <w:rFonts w:ascii="Corbel" w:eastAsia="Corbel" w:hAnsi="Corbel"/>
              </w:rPr>
              <w:t xml:space="preserve">Dyplom ukończenia studiów I stopnia, jednolitych studiów magisterskich lub równorzędnych np.  Bachelor’s degree  </w:t>
            </w:r>
            <w:r w:rsidRPr="00987974">
              <w:rPr>
                <w:rFonts w:ascii="Corbel" w:eastAsia="Corbel" w:hAnsi="Corbel"/>
              </w:rPr>
              <w:t xml:space="preserve">z dziedziny nauk humanistycznych i społecznych. </w:t>
            </w:r>
          </w:p>
          <w:p w14:paraId="66D2A320" w14:textId="1D8D758E" w:rsidR="00ED3FB8" w:rsidRPr="004431D3" w:rsidRDefault="00EC50C3" w:rsidP="00EC50C3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987974">
              <w:rPr>
                <w:rFonts w:ascii="Corbel" w:hAnsi="Corbel"/>
                <w:color w:val="393939"/>
                <w:shd w:val="clear" w:color="auto" w:fill="FEFEFE"/>
              </w:rPr>
              <w:t>Dla absolwentów kierunków studiów z dziedziny nauk</w:t>
            </w:r>
            <w:r w:rsidRPr="00AB3598">
              <w:rPr>
                <w:rFonts w:ascii="Corbel" w:hAnsi="Corbel"/>
                <w:color w:val="393939"/>
                <w:shd w:val="clear" w:color="auto" w:fill="FEFEFE"/>
              </w:rPr>
              <w:t xml:space="preserve"> społecznych</w:t>
            </w:r>
            <w:r w:rsidRPr="00E85BCE">
              <w:rPr>
                <w:rFonts w:ascii="Corbel" w:hAnsi="Corbel"/>
                <w:color w:val="393939"/>
                <w:shd w:val="clear" w:color="auto" w:fill="FEFEFE"/>
              </w:rPr>
              <w:t xml:space="preserve"> warunkiem przyjęcia jest pozytywny wynik rozmowy kwalifikacyjnej sprawdzającej kompetencje kandydata z</w:t>
            </w:r>
            <w:r w:rsidRPr="00E85BCE">
              <w:rPr>
                <w:rFonts w:ascii="Corbel" w:hAnsi="Corbel"/>
                <w:color w:val="000000"/>
              </w:rPr>
              <w:t xml:space="preserve"> zakresu wiedzy o kulturze, w tym współczesnych zjawisk </w:t>
            </w:r>
            <w:r w:rsidRPr="00AB3598">
              <w:rPr>
                <w:rFonts w:ascii="Corbel" w:hAnsi="Corbel"/>
                <w:color w:val="000000"/>
              </w:rPr>
              <w:t>kulturowych</w:t>
            </w:r>
            <w:r w:rsidRPr="00AB3598">
              <w:rPr>
                <w:rFonts w:ascii="Corbel" w:hAnsi="Corbel" w:cstheme="minorHAnsi"/>
                <w:color w:val="000000"/>
              </w:rPr>
              <w:t xml:space="preserve"> oraz dziejów kultury.</w:t>
            </w:r>
          </w:p>
        </w:tc>
      </w:tr>
      <w:tr w:rsidR="000D0B2D" w:rsidRPr="004431D3" w14:paraId="0960154A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6B48612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2C52C54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1426DDA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1C7D2E25" w14:textId="2B0F92FE" w:rsidR="00ED3FB8" w:rsidRPr="004431D3" w:rsidRDefault="00A2259D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 xml:space="preserve">Ocena </w:t>
            </w:r>
            <w:r w:rsidR="00EC50C3">
              <w:rPr>
                <w:rFonts w:ascii="Corbel" w:eastAsia="Corbel" w:hAnsi="Corbel" w:cs="Corbel"/>
              </w:rPr>
              <w:t xml:space="preserve">uzyskana </w:t>
            </w:r>
            <w:r w:rsidRPr="004431D3">
              <w:rPr>
                <w:rFonts w:ascii="Corbel" w:eastAsia="Corbel" w:hAnsi="Corbel" w:cs="Corbel"/>
              </w:rPr>
              <w:t>na dyplomie ukończenia studiów.</w:t>
            </w:r>
          </w:p>
        </w:tc>
      </w:tr>
      <w:tr w:rsidR="00EC50C3" w:rsidRPr="004431D3" w14:paraId="52592E38" w14:textId="77777777" w:rsidTr="00ED3FB8">
        <w:tc>
          <w:tcPr>
            <w:tcW w:w="203" w:type="pct"/>
            <w:shd w:val="clear" w:color="auto" w:fill="E5DFEC" w:themeFill="accent4" w:themeFillTint="33"/>
            <w:vAlign w:val="center"/>
          </w:tcPr>
          <w:p w14:paraId="461D752D" w14:textId="77777777" w:rsidR="00EC50C3" w:rsidRPr="004431D3" w:rsidRDefault="00EC50C3" w:rsidP="00EC50C3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3250926" w14:textId="77777777" w:rsidR="00EC50C3" w:rsidRPr="004431D3" w:rsidRDefault="00EC50C3" w:rsidP="00EC50C3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EDCF3C8" w14:textId="77777777" w:rsidR="00EC50C3" w:rsidRPr="004431D3" w:rsidRDefault="00EC50C3" w:rsidP="00EC50C3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2D813EF6" w14:textId="6CCB1D52" w:rsidR="00EC50C3" w:rsidRPr="004431D3" w:rsidRDefault="00EC50C3" w:rsidP="00EC50C3">
            <w:pPr>
              <w:spacing w:after="0" w:line="240" w:lineRule="auto"/>
              <w:jc w:val="both"/>
              <w:rPr>
                <w:rFonts w:ascii="Corbel" w:hAnsi="Corbel"/>
              </w:rPr>
            </w:pPr>
            <w:r>
              <w:rPr>
                <w:rFonts w:ascii="Corbel" w:eastAsia="Corbel" w:hAnsi="Corbel" w:cs="Corbel"/>
                <w:color w:val="000000"/>
              </w:rPr>
              <w:t>Średnia arytmetyczna wszystkich ocen z toku studiów w ramach studiów I stopnia lub studiów magisterskich z przedmiotów kończących się egzaminem.</w:t>
            </w:r>
          </w:p>
        </w:tc>
      </w:tr>
    </w:tbl>
    <w:p w14:paraId="76EF9EFE" w14:textId="59BCD0CE" w:rsidR="00FD52C3" w:rsidRPr="004431D3" w:rsidRDefault="00FD52C3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BA36380" w14:textId="77777777" w:rsidR="00113033" w:rsidRPr="004431D3" w:rsidRDefault="00113033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C9E025A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E47582B" w14:textId="168E03CF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Lingwistyka stosowana </w:t>
      </w:r>
    </w:p>
    <w:p w14:paraId="220E45C9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1897F388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18667523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2DA87331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354023EF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3257F079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2B12B58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1D8C38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3D310B4" w14:textId="77777777" w:rsidR="00ED3FB8" w:rsidRPr="004431D3" w:rsidRDefault="00912ED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theme="minorHAnsi"/>
                <w:b/>
                <w:bCs/>
              </w:rPr>
              <w:t xml:space="preserve">Język angielski </w:t>
            </w:r>
            <w:r w:rsidR="00EF35CE" w:rsidRPr="004431D3">
              <w:rPr>
                <w:rFonts w:ascii="Corbel" w:hAnsi="Corbel" w:cstheme="minorHAnsi"/>
                <w:bCs/>
              </w:rPr>
              <w:t>–</w:t>
            </w:r>
            <w:r w:rsidRPr="004431D3">
              <w:rPr>
                <w:rFonts w:ascii="Corbel" w:hAnsi="Corbel"/>
                <w:bCs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41358E3E" w14:textId="6B1D19B8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67089B3" w14:textId="77777777" w:rsidR="001116F6" w:rsidRPr="004431D3" w:rsidRDefault="001116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3E9EAB9A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82A0CE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03F0C6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DCCCF78" w14:textId="77777777" w:rsidR="00ED3FB8" w:rsidRPr="004431D3" w:rsidRDefault="00912ED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1B7B858B" w14:textId="77777777" w:rsidTr="00CD58BA">
        <w:tc>
          <w:tcPr>
            <w:tcW w:w="567" w:type="dxa"/>
            <w:shd w:val="clear" w:color="auto" w:fill="E5DFEC" w:themeFill="accent4" w:themeFillTint="33"/>
            <w:vAlign w:val="center"/>
          </w:tcPr>
          <w:p w14:paraId="78AF4CAE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81DACA3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2574EC1E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192FAF7" w14:textId="6F4D1EEC" w:rsidR="00912ED1" w:rsidRPr="004431D3" w:rsidRDefault="00912ED1" w:rsidP="000A533D">
            <w:pPr>
              <w:pStyle w:val="Default"/>
              <w:jc w:val="both"/>
              <w:rPr>
                <w:rFonts w:ascii="Corbel" w:hAnsi="Corbel" w:cstheme="minorHAnsi"/>
                <w:color w:val="auto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b/>
                <w:bCs/>
                <w:color w:val="auto"/>
                <w:sz w:val="22"/>
                <w:szCs w:val="22"/>
              </w:rPr>
              <w:t xml:space="preserve">Język niemiecki </w:t>
            </w:r>
            <w:r w:rsidRPr="004431D3">
              <w:rPr>
                <w:rFonts w:ascii="Corbel" w:hAnsi="Corbel" w:cstheme="minorHAnsi"/>
                <w:bCs/>
                <w:color w:val="auto"/>
                <w:sz w:val="22"/>
                <w:szCs w:val="22"/>
              </w:rPr>
              <w:t xml:space="preserve">– na poziomie podstawowym lub rozszerzonym </w:t>
            </w:r>
            <w:r w:rsidRPr="004431D3">
              <w:rPr>
                <w:rFonts w:ascii="Corbel" w:hAnsi="Corbel" w:cstheme="minorHAnsi"/>
                <w:color w:val="auto"/>
                <w:sz w:val="22"/>
                <w:szCs w:val="22"/>
              </w:rPr>
              <w:t>z</w:t>
            </w:r>
            <w:r w:rsidRPr="004431D3">
              <w:rPr>
                <w:rFonts w:ascii="Corbel" w:hAnsi="Corbel" w:cstheme="minorHAnsi"/>
                <w:bCs/>
                <w:color w:val="auto"/>
                <w:sz w:val="22"/>
                <w:szCs w:val="22"/>
              </w:rPr>
              <w:t xml:space="preserve"> częśc</w:t>
            </w:r>
            <w:r w:rsidR="0054712D" w:rsidRPr="004431D3">
              <w:rPr>
                <w:rFonts w:ascii="Corbel" w:hAnsi="Corbel" w:cstheme="minorHAnsi"/>
                <w:bCs/>
                <w:color w:val="auto"/>
                <w:sz w:val="22"/>
                <w:szCs w:val="22"/>
              </w:rPr>
              <w:t>i pisemnej egzaminu maturalnego</w:t>
            </w:r>
          </w:p>
          <w:p w14:paraId="4EB294D2" w14:textId="77777777" w:rsidR="00ED3FB8" w:rsidRPr="004431D3" w:rsidRDefault="00912ED1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hAnsi="Corbel" w:cstheme="minorHAnsi"/>
                <w:b/>
              </w:rPr>
              <w:t>Inne możliwości kwalifikacji: patrz punkt UWAGI</w:t>
            </w:r>
          </w:p>
        </w:tc>
        <w:tc>
          <w:tcPr>
            <w:tcW w:w="2306" w:type="dxa"/>
            <w:vMerge/>
          </w:tcPr>
          <w:p w14:paraId="340413E2" w14:textId="77777777" w:rsidR="00ED3FB8" w:rsidRPr="004431D3" w:rsidRDefault="00ED3FB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63A2F3DD" w14:textId="77777777" w:rsidTr="0054712D">
        <w:tc>
          <w:tcPr>
            <w:tcW w:w="567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6CBEE110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71CD0C29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25869B8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bottom w:val="single" w:sz="4" w:space="0" w:color="auto"/>
            </w:tcBorders>
          </w:tcPr>
          <w:p w14:paraId="74DC962D" w14:textId="77777777" w:rsidR="00ED3FB8" w:rsidRPr="004431D3" w:rsidRDefault="00912ED1" w:rsidP="000A533D">
            <w:pPr>
              <w:pStyle w:val="Default"/>
              <w:jc w:val="both"/>
              <w:rPr>
                <w:rFonts w:ascii="Corbel" w:eastAsia="Calibri" w:hAnsi="Corbel"/>
                <w:color w:val="auto"/>
              </w:rPr>
            </w:pPr>
            <w:r w:rsidRPr="004431D3">
              <w:rPr>
                <w:rFonts w:ascii="Corbel" w:hAnsi="Corbel" w:cstheme="minorHAnsi"/>
                <w:b/>
                <w:color w:val="auto"/>
                <w:sz w:val="22"/>
                <w:szCs w:val="22"/>
              </w:rPr>
              <w:t xml:space="preserve">Język polski </w:t>
            </w:r>
            <w:r w:rsidRPr="004431D3">
              <w:rPr>
                <w:rFonts w:ascii="Corbel" w:hAnsi="Corbel" w:cstheme="minorHAnsi"/>
                <w:color w:val="auto"/>
                <w:sz w:val="22"/>
                <w:szCs w:val="22"/>
              </w:rPr>
              <w:t xml:space="preserve">– </w:t>
            </w:r>
            <w:r w:rsidRPr="004431D3">
              <w:rPr>
                <w:rFonts w:ascii="Corbel" w:hAnsi="Corbel" w:cstheme="minorHAnsi"/>
                <w:bCs/>
                <w:color w:val="auto"/>
                <w:sz w:val="22"/>
                <w:szCs w:val="22"/>
              </w:rPr>
              <w:t>na poziomie podstawowym lub rozszerzonym</w:t>
            </w:r>
            <w:r w:rsidRPr="004431D3">
              <w:rPr>
                <w:rFonts w:ascii="Corbel" w:hAnsi="Corbel" w:cstheme="minorHAnsi"/>
                <w:color w:val="auto"/>
                <w:sz w:val="22"/>
                <w:szCs w:val="22"/>
              </w:rPr>
              <w:t xml:space="preserve">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4D7A307C" w14:textId="77777777" w:rsidR="00ED3FB8" w:rsidRPr="004431D3" w:rsidRDefault="00ED3FB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2C6929DD" w14:textId="77777777" w:rsidTr="0054712D">
        <w:tc>
          <w:tcPr>
            <w:tcW w:w="567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7D7257EC" w14:textId="77777777" w:rsidR="00912ED1" w:rsidRPr="004431D3" w:rsidRDefault="00912ED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26A3F57E" w14:textId="77777777" w:rsidR="00912ED1" w:rsidRPr="004431D3" w:rsidRDefault="00912ED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  <w:tcBorders>
              <w:bottom w:val="single" w:sz="4" w:space="0" w:color="auto"/>
            </w:tcBorders>
            <w:vAlign w:val="center"/>
          </w:tcPr>
          <w:p w14:paraId="7B0DA6E1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3" w:line="240" w:lineRule="auto"/>
              <w:jc w:val="both"/>
              <w:rPr>
                <w:rFonts w:ascii="Corbel" w:hAnsi="Corbel" w:cstheme="minorHAnsi"/>
                <w:b/>
              </w:rPr>
            </w:pPr>
            <w:r w:rsidRPr="004431D3">
              <w:rPr>
                <w:rFonts w:ascii="Corbel" w:hAnsi="Corbel" w:cstheme="minorHAnsi"/>
                <w:b/>
              </w:rPr>
              <w:t>A. Przeliczanie wyników z matury dwujęzycznej na punkty rekrutacyjne:</w:t>
            </w:r>
          </w:p>
          <w:p w14:paraId="55C80A36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3" w:line="240" w:lineRule="auto"/>
              <w:jc w:val="both"/>
              <w:rPr>
                <w:rFonts w:ascii="Corbel" w:hAnsi="Corbel" w:cs="Lucida Grande"/>
                <w:b/>
              </w:rPr>
            </w:pPr>
            <w:r w:rsidRPr="004431D3">
              <w:rPr>
                <w:rFonts w:ascii="Corbel" w:hAnsi="Corbel" w:cstheme="minorHAnsi"/>
              </w:rPr>
              <w:lastRenderedPageBreak/>
              <w:t xml:space="preserve">Wyniki procentowe z matury dwujęzycznej </w:t>
            </w:r>
            <w:r w:rsidRPr="004431D3">
              <w:rPr>
                <w:rFonts w:ascii="Corbel" w:hAnsi="Corbel" w:cs="Lucida Grande"/>
              </w:rPr>
              <w:t xml:space="preserve">(tylko dla egzaminu z języka obcego, będącego drugim językiem nauczania w klasach dwujęzycznych) przelicza się na wynik właściwy poziomowi rozszerzonemu w następujący sposób: </w:t>
            </w:r>
            <w:r w:rsidRPr="004431D3">
              <w:rPr>
                <w:rFonts w:ascii="Corbel" w:hAnsi="Corbel" w:cs="Lucida Grande"/>
                <w:b/>
              </w:rPr>
              <w:t>poziom rozszerzony = matura dwujęzyczna x 1,3</w:t>
            </w:r>
            <w:r w:rsidR="00EF35CE" w:rsidRPr="004431D3">
              <w:rPr>
                <w:rFonts w:ascii="Corbel" w:hAnsi="Corbel" w:cs="Lucida Grande"/>
              </w:rPr>
              <w:t xml:space="preserve">. </w:t>
            </w:r>
            <w:r w:rsidRPr="004431D3">
              <w:rPr>
                <w:rFonts w:ascii="Corbel" w:hAnsi="Corbel" w:cs="Lucida Grande"/>
              </w:rPr>
              <w:t xml:space="preserve">Wynik zaokrągla się do pełnych jednostek i nie może on przekroczyć 100%. Uzyskany w ten sposób wynik traktowany jest jako wynik z egzaminu maturalnego na poziomie rozszerzonym i w związku z tym </w:t>
            </w:r>
            <w:r w:rsidR="00741C75" w:rsidRPr="004431D3">
              <w:rPr>
                <w:rFonts w:ascii="Corbel" w:hAnsi="Corbel" w:cs="Lucida Grande"/>
                <w:b/>
              </w:rPr>
              <w:t>mnożony razy 2.</w:t>
            </w:r>
          </w:p>
          <w:p w14:paraId="763C98D9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</w:rPr>
            </w:pPr>
            <w:r w:rsidRPr="004431D3">
              <w:rPr>
                <w:rFonts w:ascii="Corbel" w:hAnsi="Corbel" w:cs="Lucida Grande"/>
                <w:b/>
              </w:rPr>
              <w:t xml:space="preserve">B. </w:t>
            </w:r>
            <w:r w:rsidRPr="004431D3">
              <w:rPr>
                <w:rFonts w:ascii="Corbel" w:hAnsi="Corbel" w:cstheme="minorHAnsi"/>
                <w:b/>
              </w:rPr>
              <w:t>Punkty za opanowanie drugiego języka:</w:t>
            </w:r>
          </w:p>
          <w:p w14:paraId="0DC0B7DE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Jeśli kandydat zdawał egzamin maturalny tylko z jednego języka lub jeśli zapewni to mu wyższą liczbę punktów, to jako kryterium dodatkowe zamiast wyniku egzaminu maturalnego z przedmiotu dodatkowego (</w:t>
            </w:r>
            <w:r w:rsidRPr="004431D3">
              <w:rPr>
                <w:rFonts w:ascii="Corbel" w:hAnsi="Corbel" w:cstheme="minorHAnsi"/>
                <w:b/>
                <w:bCs/>
              </w:rPr>
              <w:t>język niemiecki</w:t>
            </w:r>
            <w:r w:rsidRPr="004431D3">
              <w:rPr>
                <w:rFonts w:ascii="Corbel" w:hAnsi="Corbel" w:cstheme="minorHAnsi"/>
              </w:rPr>
              <w:t xml:space="preserve">) uwzględnia się </w:t>
            </w:r>
            <w:r w:rsidRPr="004431D3">
              <w:rPr>
                <w:rFonts w:ascii="Corbel" w:hAnsi="Corbel" w:cstheme="minorHAnsi"/>
                <w:b/>
                <w:bCs/>
              </w:rPr>
              <w:t xml:space="preserve">jedną </w:t>
            </w:r>
            <w:r w:rsidRPr="004431D3">
              <w:rPr>
                <w:rFonts w:ascii="Corbel" w:hAnsi="Corbel" w:cstheme="minorHAnsi"/>
              </w:rPr>
              <w:t xml:space="preserve">z następujących informacji: </w:t>
            </w:r>
          </w:p>
          <w:p w14:paraId="78CD47B0" w14:textId="77777777" w:rsidR="00617DC3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a) </w:t>
            </w:r>
            <w:r w:rsidRPr="004431D3">
              <w:rPr>
                <w:rFonts w:ascii="Corbel" w:hAnsi="Corbel" w:cstheme="minorHAnsi"/>
                <w:b/>
                <w:bCs/>
              </w:rPr>
              <w:t xml:space="preserve">ocena z języka niemieckiego </w:t>
            </w:r>
            <w:r w:rsidRPr="004431D3">
              <w:rPr>
                <w:rFonts w:ascii="Corbel" w:hAnsi="Corbel" w:cstheme="minorHAnsi"/>
              </w:rPr>
              <w:t xml:space="preserve">ze świadectwa ukończenia szkoły średniej - według przelicznika: </w:t>
            </w:r>
          </w:p>
          <w:p w14:paraId="30A230F7" w14:textId="77777777" w:rsidR="00617DC3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6 (celujący) = 100 punktów; </w:t>
            </w:r>
          </w:p>
          <w:p w14:paraId="1FECAAAE" w14:textId="77777777" w:rsidR="00617DC3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5 (bardzo dobry) = 90 punktów; </w:t>
            </w:r>
          </w:p>
          <w:p w14:paraId="5AB25113" w14:textId="77777777" w:rsidR="00617DC3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4 (dobry) = 75 punktów; </w:t>
            </w:r>
          </w:p>
          <w:p w14:paraId="0E82146C" w14:textId="77777777" w:rsidR="00617DC3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3 (dostateczny) = 50 punktów </w:t>
            </w:r>
          </w:p>
          <w:p w14:paraId="355A7D04" w14:textId="05DD1BD9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ocena 2 (dopuszczający) = 30 punktów. </w:t>
            </w:r>
          </w:p>
          <w:p w14:paraId="6B7AD339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Uwaga! W tym przypadku kandydat może osiągnąć maksymalnie 100 punktów za znajomość drugiego języka.</w:t>
            </w:r>
          </w:p>
          <w:p w14:paraId="62062A91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b) </w:t>
            </w:r>
            <w:r w:rsidRPr="004431D3">
              <w:rPr>
                <w:rFonts w:ascii="Corbel" w:hAnsi="Corbel" w:cstheme="minorHAnsi"/>
                <w:b/>
                <w:bCs/>
              </w:rPr>
              <w:t xml:space="preserve">poziom znajomości języka niemieckiego </w:t>
            </w:r>
            <w:r w:rsidRPr="004431D3">
              <w:rPr>
                <w:rFonts w:ascii="Corbel" w:hAnsi="Corbel" w:cstheme="minorHAnsi"/>
              </w:rPr>
              <w:t>na podstawie certyfikatu uznanego ośrodka egzaminacyjnego lub odpowiedniego dokumentu:</w:t>
            </w:r>
          </w:p>
          <w:p w14:paraId="219BD611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bCs/>
              </w:rPr>
            </w:pPr>
            <w:r w:rsidRPr="004431D3">
              <w:rPr>
                <w:rFonts w:ascii="Corbel" w:hAnsi="Corbel" w:cstheme="minorHAnsi"/>
                <w:b/>
                <w:bCs/>
              </w:rPr>
              <w:t>Certyfikaty językowe i dokumenty poświadczające biegłość językową:</w:t>
            </w:r>
          </w:p>
          <w:p w14:paraId="72701866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Przeliczenie poziomu biegłości języka potwierdzonego certyfikatem nastąpi według następującego schematu:</w:t>
            </w:r>
          </w:p>
          <w:p w14:paraId="5164F32B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Poziom C2 – 200 punktów </w:t>
            </w:r>
            <w:r w:rsidRPr="004431D3">
              <w:rPr>
                <w:rFonts w:ascii="Corbel" w:hAnsi="Corbel" w:cstheme="minorHAnsi"/>
              </w:rPr>
              <w:tab/>
            </w:r>
            <w:r w:rsidRPr="004431D3">
              <w:rPr>
                <w:rFonts w:ascii="Corbel" w:hAnsi="Corbel" w:cstheme="minorHAnsi"/>
              </w:rPr>
              <w:tab/>
              <w:t xml:space="preserve">Poziom B1 – 75 punktów </w:t>
            </w:r>
          </w:p>
          <w:p w14:paraId="28D1AB0A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Poziom C1 – 150 punktów </w:t>
            </w:r>
            <w:r w:rsidRPr="004431D3">
              <w:rPr>
                <w:rFonts w:ascii="Corbel" w:hAnsi="Corbel" w:cstheme="minorHAnsi"/>
              </w:rPr>
              <w:tab/>
            </w:r>
            <w:r w:rsidRPr="004431D3">
              <w:rPr>
                <w:rFonts w:ascii="Corbel" w:hAnsi="Corbel" w:cstheme="minorHAnsi"/>
              </w:rPr>
              <w:tab/>
              <w:t xml:space="preserve">Poziom A2 – 50 punktów </w:t>
            </w:r>
          </w:p>
          <w:p w14:paraId="0E9B6020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Poziom B2 – 100 punktów </w:t>
            </w:r>
            <w:r w:rsidRPr="004431D3">
              <w:rPr>
                <w:rFonts w:ascii="Corbel" w:hAnsi="Corbel" w:cstheme="minorHAnsi"/>
              </w:rPr>
              <w:tab/>
            </w:r>
            <w:r w:rsidRPr="004431D3">
              <w:rPr>
                <w:rFonts w:ascii="Corbel" w:hAnsi="Corbel" w:cstheme="minorHAnsi"/>
              </w:rPr>
              <w:tab/>
              <w:t xml:space="preserve">Poziom A1 – 30 punktów </w:t>
            </w:r>
          </w:p>
          <w:p w14:paraId="79C355A8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Akty prawne zawierające dokumenty, które określają poziomy biegłości językowej: </w:t>
            </w:r>
          </w:p>
          <w:p w14:paraId="55BA0A69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- załącznik nr 2 do Rozporządzenia Prezesa Rady Ministrów z dnia 16 grudnia 2009 r. w sprawie sposobu przeprowadzania postępowania kwalifikacyjnego w służbie cywilnej </w:t>
            </w:r>
          </w:p>
          <w:p w14:paraId="5D2E4C10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 xml:space="preserve">- załącznik nr 1 do Rozporządzenia Ministra Nauki i Szkolnictwa Wyższego z dnia 22 września 2011 r. (poz. 1200) „Wykaz certyfikatów potwierdzających znajomość nowożytnego języka obcego”, z tym, że za znajomość języka poświadczoną dokumentami wymienionymi w punktach od 5-13 przyznaje się 200 punktów. </w:t>
            </w:r>
          </w:p>
          <w:p w14:paraId="5428ED8F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Uznawane będą także niższe stopniem odpowiedniki certyfikatów językowych zawartych w powyższych Rozporządzeniach.</w:t>
            </w:r>
          </w:p>
          <w:p w14:paraId="412E686E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="Lucida Grande"/>
                <w:b/>
              </w:rPr>
            </w:pPr>
            <w:r w:rsidRPr="004431D3">
              <w:rPr>
                <w:rFonts w:ascii="Corbel" w:hAnsi="Corbel" w:cstheme="minorHAnsi"/>
                <w:b/>
              </w:rPr>
              <w:t xml:space="preserve">C. </w:t>
            </w:r>
            <w:r w:rsidRPr="004431D3">
              <w:rPr>
                <w:rFonts w:ascii="Corbel" w:hAnsi="Corbel" w:cstheme="minorHAnsi"/>
                <w:b/>
                <w:bCs/>
              </w:rPr>
              <w:t>Kandydat może uzyskać najwyższą liczbę punktów (200) za znajomość języka, który był jego językiem wykładowym podczas edukacji.</w:t>
            </w:r>
          </w:p>
        </w:tc>
      </w:tr>
    </w:tbl>
    <w:p w14:paraId="5977DE52" w14:textId="77777777" w:rsidR="00ED3FB8" w:rsidRPr="004431D3" w:rsidRDefault="00ED3FB8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698E43A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  <w:b/>
        </w:rPr>
      </w:pPr>
    </w:p>
    <w:p w14:paraId="12786941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Lingwistyka stosowana</w:t>
      </w:r>
    </w:p>
    <w:p w14:paraId="306A9078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03352BBB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29DB5A22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F1DA2D8" w14:textId="77777777" w:rsidR="00ED3FB8" w:rsidRPr="004431D3" w:rsidRDefault="00ED3FB8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0FC19A88" w14:textId="77777777" w:rsidTr="0051590D">
        <w:tc>
          <w:tcPr>
            <w:tcW w:w="203" w:type="pct"/>
            <w:shd w:val="clear" w:color="auto" w:fill="E5DFEC" w:themeFill="accent4" w:themeFillTint="33"/>
            <w:vAlign w:val="center"/>
          </w:tcPr>
          <w:p w14:paraId="0EFD16C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E60AA9D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D7E1156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686C1B4F" w14:textId="77777777" w:rsidR="00EF35CE" w:rsidRPr="004431D3" w:rsidRDefault="00912ED1" w:rsidP="000A533D">
            <w:pPr>
              <w:spacing w:after="0" w:line="240" w:lineRule="auto"/>
              <w:jc w:val="both"/>
              <w:rPr>
                <w:rFonts w:ascii="Corbel" w:hAnsi="Corbel" w:cs="Arial"/>
              </w:rPr>
            </w:pPr>
            <w:r w:rsidRPr="004431D3">
              <w:rPr>
                <w:rFonts w:ascii="Corbel" w:hAnsi="Corbel" w:cs="Arial"/>
              </w:rPr>
              <w:t xml:space="preserve">Dyplom ukończenia studiów I stopnia lub jednolitych studiów magisterskich na dowolnym kierunku. </w:t>
            </w:r>
          </w:p>
          <w:p w14:paraId="16608456" w14:textId="77777777" w:rsidR="00ED3FB8" w:rsidRPr="004431D3" w:rsidRDefault="00912ED1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</w:rPr>
              <w:t>Kandydaci na studia II stopnia, którzy nie ukończyli studiów filologicznych I stopnia na kierunku lingwistyka stosowana powinni posiadać udokumentowaną znajomość języka niemieckiego na poziomie minimum B2 oraz angielskiego na poziomie minimum C1, zgodnie z Europejskim Systemem Opisu Kształcenia Językowego.</w:t>
            </w:r>
          </w:p>
        </w:tc>
      </w:tr>
      <w:tr w:rsidR="000D0B2D" w:rsidRPr="004431D3" w14:paraId="42C1A69C" w14:textId="77777777" w:rsidTr="0051590D">
        <w:tc>
          <w:tcPr>
            <w:tcW w:w="203" w:type="pct"/>
            <w:shd w:val="clear" w:color="auto" w:fill="E5DFEC" w:themeFill="accent4" w:themeFillTint="33"/>
            <w:vAlign w:val="center"/>
          </w:tcPr>
          <w:p w14:paraId="11520B3B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3859647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06E2CBFB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5B819C6" w14:textId="3F4B041D" w:rsidR="00ED3FB8" w:rsidRPr="004431D3" w:rsidRDefault="00912ED1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Ocena</w:t>
            </w:r>
            <w:r w:rsidR="002B14EF" w:rsidRPr="004431D3">
              <w:rPr>
                <w:rFonts w:ascii="Corbel" w:hAnsi="Corbel"/>
                <w:sz w:val="22"/>
                <w:szCs w:val="22"/>
              </w:rPr>
              <w:t xml:space="preserve"> na dyplomie ukończenia studiów.</w:t>
            </w:r>
          </w:p>
        </w:tc>
      </w:tr>
      <w:tr w:rsidR="000D0B2D" w:rsidRPr="004431D3" w14:paraId="59A2CDE3" w14:textId="77777777" w:rsidTr="0051590D">
        <w:tc>
          <w:tcPr>
            <w:tcW w:w="203" w:type="pct"/>
            <w:shd w:val="clear" w:color="auto" w:fill="E5DFEC" w:themeFill="accent4" w:themeFillTint="33"/>
            <w:vAlign w:val="center"/>
          </w:tcPr>
          <w:p w14:paraId="1A2174CF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08ADD47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A57A97C" w14:textId="77777777" w:rsidR="00ED3FB8" w:rsidRPr="004431D3" w:rsidRDefault="00ED3FB8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500DD8D5" w14:textId="685ABAFE" w:rsidR="00912ED1" w:rsidRPr="004431D3" w:rsidRDefault="00912ED1" w:rsidP="000A533D">
            <w:pPr>
              <w:pStyle w:val="Bezodstpw"/>
              <w:jc w:val="both"/>
              <w:rPr>
                <w:rFonts w:ascii="Corbel" w:hAnsi="Corbel"/>
                <w:strike/>
                <w:sz w:val="22"/>
                <w:szCs w:val="22"/>
              </w:rPr>
            </w:pPr>
            <w:r w:rsidRPr="004431D3">
              <w:rPr>
                <w:rFonts w:ascii="Corbel" w:hAnsi="Corbel"/>
                <w:sz w:val="22"/>
                <w:szCs w:val="22"/>
              </w:rPr>
              <w:t>Śred</w:t>
            </w:r>
            <w:r w:rsidR="002B14EF" w:rsidRPr="004431D3">
              <w:rPr>
                <w:rFonts w:ascii="Corbel" w:hAnsi="Corbel"/>
                <w:sz w:val="22"/>
                <w:szCs w:val="22"/>
              </w:rPr>
              <w:t>nia arytmetyczna z toku studiów.</w:t>
            </w:r>
          </w:p>
          <w:p w14:paraId="3E44349A" w14:textId="77777777" w:rsidR="00ED3FB8" w:rsidRPr="004431D3" w:rsidRDefault="00ED3FB8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7BD8BAAB" w14:textId="77777777" w:rsidTr="0051590D">
        <w:tc>
          <w:tcPr>
            <w:tcW w:w="203" w:type="pct"/>
            <w:shd w:val="clear" w:color="auto" w:fill="E5DFEC" w:themeFill="accent4" w:themeFillTint="33"/>
            <w:vAlign w:val="center"/>
          </w:tcPr>
          <w:p w14:paraId="55C1646A" w14:textId="77777777" w:rsidR="00912ED1" w:rsidRPr="004431D3" w:rsidRDefault="00912ED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736265F" w14:textId="77777777" w:rsidR="00912ED1" w:rsidRPr="004431D3" w:rsidRDefault="00912ED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3784" w:type="pct"/>
          </w:tcPr>
          <w:p w14:paraId="736B11FB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  <w:b/>
                <w:bCs/>
              </w:rPr>
            </w:pPr>
            <w:r w:rsidRPr="004431D3">
              <w:rPr>
                <w:rFonts w:ascii="Corbel" w:hAnsi="Corbel" w:cstheme="minorHAnsi"/>
                <w:b/>
                <w:bCs/>
              </w:rPr>
              <w:t>Certyfikaty językowe i dokumenty poświadczające biegłość językową</w:t>
            </w:r>
            <w:r w:rsidR="00EF35CE" w:rsidRPr="004431D3">
              <w:rPr>
                <w:rFonts w:ascii="Corbel" w:hAnsi="Corbel" w:cstheme="minorHAnsi"/>
                <w:b/>
                <w:bCs/>
              </w:rPr>
              <w:t>:</w:t>
            </w:r>
          </w:p>
          <w:p w14:paraId="6D9DB39B" w14:textId="77777777" w:rsidR="00192DDF" w:rsidRPr="004431D3" w:rsidRDefault="00912ED1" w:rsidP="000A533D">
            <w:pPr>
              <w:pStyle w:val="Akapitzlist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orbel" w:hAnsi="Corbel" w:cstheme="minorHAnsi"/>
                <w:sz w:val="22"/>
                <w:szCs w:val="22"/>
                <w:lang w:val="en-GB"/>
              </w:rPr>
            </w:pPr>
            <w:r w:rsidRPr="004431D3">
              <w:rPr>
                <w:rFonts w:ascii="Corbel" w:hAnsi="Corbel" w:cstheme="minorHAnsi"/>
                <w:b/>
                <w:sz w:val="22"/>
                <w:szCs w:val="22"/>
                <w:lang w:val="en-GB"/>
              </w:rPr>
              <w:t xml:space="preserve">Język angielski: </w:t>
            </w:r>
            <w:r w:rsidRPr="004431D3">
              <w:rPr>
                <w:rFonts w:ascii="Corbel" w:hAnsi="Corbel" w:cstheme="minorHAnsi"/>
                <w:sz w:val="22"/>
                <w:szCs w:val="22"/>
                <w:lang w:val="en-GB"/>
              </w:rPr>
              <w:t>C1 Advanced (CAE), C2 Proficiency [CPE], International English Language Testing System (IELTS), City &amp; Guilds Level 2 Certificate in ESOL International, Pearson Test of English General, Pearson Test of English Academic, Education Development International (EDI) oraz Test of English as a Foreign Language TOEFL, certyfikaty British Council i równoważne.</w:t>
            </w:r>
          </w:p>
          <w:p w14:paraId="56003107" w14:textId="77777777" w:rsidR="00912ED1" w:rsidRPr="004431D3" w:rsidRDefault="00912ED1" w:rsidP="000A533D">
            <w:pPr>
              <w:pStyle w:val="Akapitzlist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Corbel" w:hAnsi="Corbel" w:cstheme="minorHAnsi"/>
                <w:b/>
                <w:sz w:val="22"/>
                <w:szCs w:val="22"/>
                <w:lang w:val="de-DE"/>
              </w:rPr>
            </w:pPr>
            <w:r w:rsidRPr="004431D3">
              <w:rPr>
                <w:rFonts w:ascii="Corbel" w:hAnsi="Corbel" w:cstheme="minorHAnsi"/>
                <w:b/>
                <w:sz w:val="22"/>
                <w:szCs w:val="22"/>
                <w:lang w:val="de-DE"/>
              </w:rPr>
              <w:t xml:space="preserve">Język niemiecki: </w:t>
            </w:r>
            <w:r w:rsidRPr="004431D3">
              <w:rPr>
                <w:rFonts w:ascii="Corbel" w:hAnsi="Corbel" w:cstheme="minorHAnsi"/>
                <w:sz w:val="22"/>
                <w:szCs w:val="22"/>
                <w:lang w:val="de-DE"/>
              </w:rPr>
              <w:t>Zertifikat Deutsch (ZD; ÖSD), Zertifikat Deutsch für den Beruf (ZDfB), Zentrale Mittelstufenprüfung (ZMP), Oberstufe Deutsch (OD), Österreichisches Sprachdiplom Mittelstufe (ÖSD-Mittelstufe), Zentrale Oberstufenprüfung (ZOP), Prüfung Wirtschaftsdeutsch International (PWDI), Kleines Deutsches Sprachdiplom (KDS), Großes Deutsches Sprachdiplom (GDS), Deutsches Sprachdiplom I lub II (DSD I/II), TELC, certyfikaty Goethe Institut, Österreich Institut, CEIG, DAAD i równoważne.</w:t>
            </w:r>
          </w:p>
          <w:p w14:paraId="6065ACC9" w14:textId="097A770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Poziom biegłości może zostać określony także na podstawie jedn</w:t>
            </w:r>
            <w:r w:rsidR="002B14EF" w:rsidRPr="004431D3">
              <w:rPr>
                <w:rFonts w:ascii="Corbel" w:hAnsi="Corbel" w:cstheme="minorHAnsi"/>
              </w:rPr>
              <w:t>ego z dokumentów wymienionych w </w:t>
            </w:r>
            <w:r w:rsidRPr="004431D3">
              <w:rPr>
                <w:rFonts w:ascii="Corbel" w:hAnsi="Corbel" w:cstheme="minorHAnsi"/>
              </w:rPr>
              <w:t xml:space="preserve">następujących aktach prawnych: </w:t>
            </w:r>
          </w:p>
          <w:p w14:paraId="37A293A8" w14:textId="77777777" w:rsidR="00912ED1" w:rsidRPr="004431D3" w:rsidRDefault="00912ED1" w:rsidP="000A533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rbel" w:hAnsi="Corbel" w:cstheme="minorHAnsi"/>
              </w:rPr>
            </w:pPr>
            <w:r w:rsidRPr="004431D3">
              <w:rPr>
                <w:rFonts w:ascii="Corbel" w:hAnsi="Corbel" w:cstheme="minorHAnsi"/>
              </w:rPr>
              <w:t>- załącznik nr 2 do Rozporządzenia Prezesa Rady Ministrów z dnia 16 grudnia 2009 r. w sprawie sposobu przeprowadzania postępowania kwalifikacyjnego w służbie cywilnej,</w:t>
            </w:r>
          </w:p>
          <w:p w14:paraId="73075870" w14:textId="77777777" w:rsidR="00912ED1" w:rsidRPr="004431D3" w:rsidRDefault="00912ED1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 w:cstheme="minorHAnsi"/>
                <w:sz w:val="22"/>
                <w:szCs w:val="22"/>
              </w:rPr>
              <w:t>- załącznik nr 1 do Rozporządzenia Ministra Nauki i Szkolnictwa Wyższego z dnia 22 września 2011 r. (poz. 1200) „Wykaz certyfikatów potwierdzających znajomość nowożytnego języka obcego”.</w:t>
            </w:r>
          </w:p>
        </w:tc>
      </w:tr>
    </w:tbl>
    <w:p w14:paraId="71E1537F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66634244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4BC12AD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3A8EEDE5" w14:textId="08F21FF8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Logistyka w sektorze rolno-spożywczym </w:t>
      </w:r>
    </w:p>
    <w:p w14:paraId="184932F3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4B345610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31D6901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F626187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13033" w:rsidRPr="004431D3" w14:paraId="2F550973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C44411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18239B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BEE09D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5FB37AB" w14:textId="1096474F" w:rsidR="00113033" w:rsidRPr="004431D3" w:rsidRDefault="00113033" w:rsidP="00B8361B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matematyka</w:t>
            </w:r>
            <w:r w:rsidRPr="004431D3">
              <w:rPr>
                <w:rFonts w:ascii="Corbel" w:eastAsia="Calibri" w:hAnsi="Corbel"/>
              </w:rPr>
              <w:t> lub 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język polski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język obcy 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B8361B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193836B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3259A1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494D50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2CBC0B6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50E8DA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A5CA5E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13033" w:rsidRPr="004431D3" w14:paraId="29436EE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C5850A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31AE24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0967558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C49A596" w14:textId="09C866AD" w:rsidR="00113033" w:rsidRPr="004431D3" w:rsidRDefault="00113033" w:rsidP="00B8361B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geografia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biologia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fizyka 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</w:t>
            </w:r>
            <w:r w:rsidR="00B8361B" w:rsidRPr="004431D3">
              <w:rPr>
                <w:rFonts w:ascii="Corbel" w:hAnsi="Corbel"/>
              </w:rPr>
              <w:t>z</w:t>
            </w:r>
            <w:r w:rsidRPr="004431D3">
              <w:rPr>
                <w:rFonts w:ascii="Corbel" w:hAnsi="Corbel"/>
              </w:rPr>
              <w:t xml:space="preserve"> części pisemnej egzaminu maturalnego</w:t>
            </w:r>
          </w:p>
        </w:tc>
        <w:tc>
          <w:tcPr>
            <w:tcW w:w="2306" w:type="dxa"/>
            <w:vMerge/>
          </w:tcPr>
          <w:p w14:paraId="10626182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13033" w:rsidRPr="004431D3" w14:paraId="54569AD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B03448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767CA8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3D06ED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E38D585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przedmiot nieuwzględniony w nadrzędnych kryteriach rekrutacji z grupy przedmiotów obowiązkowych lub dodatkowych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  <w:p w14:paraId="256417A0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Pod uwagę brany jest ten przedmiot, który nie został wskazany jako przedmiot obowiązkowy i przedmiot dodatkowy</w:t>
            </w:r>
          </w:p>
        </w:tc>
        <w:tc>
          <w:tcPr>
            <w:tcW w:w="2306" w:type="dxa"/>
            <w:vMerge/>
          </w:tcPr>
          <w:p w14:paraId="0BEB1378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97FF9F0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DA42402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7D0646ED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Logistyka w sektorze rolno-spożywczym</w:t>
      </w:r>
    </w:p>
    <w:p w14:paraId="74DBE902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3386D5C2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56C339D5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A8E8FBA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13033" w:rsidRPr="004431D3" w14:paraId="09B93D00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A2C82E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8A6917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92748E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33241152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 stopnia (co najmniej siedmiosemestralnych) lub jednolitych studiów magisterskich lub równorzędnych oraz legitymowanie się tytułem zawodowym inżyniera lub magistra inżyniera.</w:t>
            </w:r>
          </w:p>
        </w:tc>
      </w:tr>
      <w:tr w:rsidR="00113033" w:rsidRPr="004431D3" w14:paraId="68D9EF5E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265E40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9EA58E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6E62819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54137E76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 dla dziedziny nauk rolniczych.</w:t>
            </w:r>
          </w:p>
          <w:p w14:paraId="0AE75CA5" w14:textId="5578187F" w:rsidR="00113033" w:rsidRPr="004431D3" w:rsidRDefault="00113033" w:rsidP="00FD4662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 xml:space="preserve">Pozytywny wynik z rozmowy kwalifikacyjnej sprawdzającej kompetencje kandydata do podjęcia studiów II stopnia dla absolwentów </w:t>
            </w:r>
            <w:r w:rsidRPr="004431D3">
              <w:rPr>
                <w:rFonts w:ascii="Corbel" w:eastAsia="Calibri" w:hAnsi="Corbel"/>
              </w:rPr>
              <w:t>inżynierskich kierunków studiów, innych niż w dziedzinie nauk rolniczych</w:t>
            </w:r>
            <w:r w:rsidRPr="004431D3">
              <w:rPr>
                <w:rFonts w:ascii="Corbel" w:hAnsi="Corbel"/>
              </w:rPr>
              <w:t>.</w:t>
            </w:r>
            <w:r w:rsidRPr="004431D3">
              <w:rPr>
                <w:rFonts w:ascii="Corbel" w:hAnsi="Corbel"/>
                <w:b/>
              </w:rPr>
              <w:t xml:space="preserve"> </w:t>
            </w:r>
            <w:r w:rsidRPr="004431D3">
              <w:rPr>
                <w:rFonts w:ascii="Corbel" w:hAnsi="Corbel"/>
              </w:rPr>
              <w:t>Kandydat zobowiązany jest dostarczyć do Komisji Egzaminacyjnej opis efektów uczenia się określonych w programie studiów oraz harmonogram studiów które ukończył.</w:t>
            </w:r>
          </w:p>
        </w:tc>
      </w:tr>
      <w:tr w:rsidR="00113033" w:rsidRPr="004431D3" w14:paraId="39797BA7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BC0E9A7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2D072DB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1D2DE1B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619F5B2B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 toku studiów.</w:t>
            </w:r>
          </w:p>
        </w:tc>
      </w:tr>
    </w:tbl>
    <w:p w14:paraId="447E273C" w14:textId="2DC8EF16" w:rsidR="0051590D" w:rsidRPr="004431D3" w:rsidRDefault="0051590D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6B3FF0A" w14:textId="77777777" w:rsidR="0051590D" w:rsidRPr="004431D3" w:rsidRDefault="0051590D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24BFF18" w14:textId="77777777" w:rsidR="00D94548" w:rsidRPr="004431D3" w:rsidRDefault="00D9454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8861B1B" w14:textId="77777777" w:rsidR="00D94548" w:rsidRPr="004431D3" w:rsidRDefault="00D9454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Logopedia z nauczaniem języka polskiego jako obcego </w:t>
      </w:r>
    </w:p>
    <w:p w14:paraId="3BCA970D" w14:textId="77777777" w:rsidR="00D94548" w:rsidRPr="004431D3" w:rsidRDefault="00D9454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611A90F" w14:textId="77777777" w:rsidR="00D94548" w:rsidRPr="004431D3" w:rsidRDefault="00D9454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4E8F8E66" w14:textId="77777777" w:rsidR="00D94548" w:rsidRPr="004431D3" w:rsidRDefault="00D94548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456B2BF" w14:textId="77777777" w:rsidR="002263CF" w:rsidRPr="004431D3" w:rsidRDefault="002263CF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3DE09B66" w14:textId="77777777" w:rsidTr="008532EF">
        <w:tc>
          <w:tcPr>
            <w:tcW w:w="567" w:type="dxa"/>
            <w:shd w:val="clear" w:color="auto" w:fill="E5DFEC" w:themeFill="accent4" w:themeFillTint="33"/>
            <w:vAlign w:val="center"/>
          </w:tcPr>
          <w:p w14:paraId="3D144578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DB9DEA4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E9F0F72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7206865" w14:textId="77777777" w:rsidR="002263CF" w:rsidRPr="004431D3" w:rsidRDefault="00980077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Style w:val="Pogrubienie"/>
                <w:rFonts w:ascii="Corbel" w:hAnsi="Corbel" w:cs="Arial"/>
                <w:szCs w:val="23"/>
                <w:shd w:val="clear" w:color="auto" w:fill="FEFEFE"/>
              </w:rPr>
              <w:t>Język polski</w:t>
            </w:r>
            <w:r w:rsidRPr="004431D3">
              <w:rPr>
                <w:rFonts w:ascii="Corbel" w:hAnsi="Corbel" w:cs="Arial"/>
                <w:szCs w:val="23"/>
                <w:shd w:val="clear" w:color="auto" w:fill="FEFEFE"/>
              </w:rPr>
              <w:t> </w:t>
            </w:r>
            <w:r w:rsidR="00EF35CE" w:rsidRPr="004431D3">
              <w:rPr>
                <w:rFonts w:ascii="Corbel" w:eastAsia="Calibri" w:hAnsi="Corbel"/>
                <w:b/>
              </w:rPr>
              <w:t>–</w:t>
            </w:r>
            <w:r w:rsidR="00EF35CE" w:rsidRPr="004431D3">
              <w:rPr>
                <w:rFonts w:ascii="Corbel" w:hAnsi="Corbel"/>
                <w:bCs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CBDF939" w14:textId="5C91B8AC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D6698D7" w14:textId="77777777" w:rsidR="001116F6" w:rsidRPr="004431D3" w:rsidRDefault="001116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F0EECE1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AA2403E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5D874F75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B00198A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16F5E965" w14:textId="77777777" w:rsidTr="008532EF">
        <w:tc>
          <w:tcPr>
            <w:tcW w:w="567" w:type="dxa"/>
            <w:shd w:val="clear" w:color="auto" w:fill="E5DFEC" w:themeFill="accent4" w:themeFillTint="33"/>
            <w:vAlign w:val="center"/>
          </w:tcPr>
          <w:p w14:paraId="6CB670D8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E13F1AD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E2B4034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C4AFA3B" w14:textId="77777777" w:rsidR="002263CF" w:rsidRPr="004431D3" w:rsidRDefault="00724042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 xml:space="preserve">Język obcy nowożytny </w:t>
            </w:r>
            <w:r w:rsidR="00EF35CE" w:rsidRPr="004431D3">
              <w:rPr>
                <w:rFonts w:ascii="Corbel" w:eastAsia="Calibri" w:hAnsi="Corbel"/>
                <w:b/>
              </w:rPr>
              <w:t>–</w:t>
            </w:r>
            <w:r w:rsidR="00EF35CE" w:rsidRPr="004431D3">
              <w:rPr>
                <w:rFonts w:ascii="Corbel" w:hAnsi="Corbel"/>
                <w:bCs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36EA67E" w14:textId="77777777" w:rsidR="002263CF" w:rsidRPr="004431D3" w:rsidRDefault="002263CF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32AC1671" w14:textId="77777777" w:rsidTr="008532EF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73079550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04F8252A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3EB65C8D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</w:tcPr>
          <w:p w14:paraId="75097213" w14:textId="77777777" w:rsidR="002263CF" w:rsidRPr="004431D3" w:rsidRDefault="002263CF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Sprawdzian praktyczny</w:t>
            </w:r>
          </w:p>
        </w:tc>
        <w:tc>
          <w:tcPr>
            <w:tcW w:w="2306" w:type="dxa"/>
            <w:shd w:val="clear" w:color="auto" w:fill="DAEEF3" w:themeFill="accent5" w:themeFillTint="33"/>
          </w:tcPr>
          <w:p w14:paraId="066A2F7A" w14:textId="77777777" w:rsidR="002263CF" w:rsidRPr="004431D3" w:rsidRDefault="002263CF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06ABC21A" w14:textId="77777777" w:rsidTr="008532E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EE5AC98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C1AF7E5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1A4DA44" w14:textId="77777777" w:rsidR="00724042" w:rsidRPr="004431D3" w:rsidRDefault="00724042" w:rsidP="000A533D">
            <w:pPr>
              <w:shd w:val="clear" w:color="auto" w:fill="FEFEFE"/>
              <w:spacing w:after="0" w:line="240" w:lineRule="auto"/>
              <w:jc w:val="both"/>
              <w:rPr>
                <w:rFonts w:ascii="Corbel" w:eastAsia="Times New Roman" w:hAnsi="Corbel" w:cs="Arial"/>
                <w:szCs w:val="23"/>
                <w:lang w:eastAsia="pl-PL"/>
              </w:rPr>
            </w:pPr>
            <w:r w:rsidRPr="004431D3">
              <w:rPr>
                <w:rFonts w:ascii="Corbel" w:eastAsia="Times New Roman" w:hAnsi="Corbel" w:cs="Arial"/>
                <w:szCs w:val="23"/>
                <w:lang w:eastAsia="pl-PL"/>
              </w:rPr>
              <w:t xml:space="preserve">Motoryka narządów artykulacyjnych – ocena motoryki warg, języka, podniebienia miękkiego i żuchwy na podstawie prób wskazanych przez członków komisji (m.in. próby z testu </w:t>
            </w:r>
            <w:r w:rsidR="00EF35CE" w:rsidRPr="004431D3">
              <w:rPr>
                <w:rFonts w:ascii="Corbel" w:eastAsia="Times New Roman" w:hAnsi="Corbel" w:cs="Arial"/>
                <w:szCs w:val="23"/>
                <w:lang w:eastAsia="pl-PL"/>
              </w:rPr>
              <w:t>H. Rodak)</w:t>
            </w:r>
          </w:p>
        </w:tc>
        <w:tc>
          <w:tcPr>
            <w:tcW w:w="2306" w:type="dxa"/>
            <w:vMerge w:val="restart"/>
          </w:tcPr>
          <w:p w14:paraId="3C5646E2" w14:textId="313C2EF8" w:rsidR="00724042" w:rsidRPr="004431D3" w:rsidRDefault="00724042" w:rsidP="000A533D">
            <w:pPr>
              <w:spacing w:after="0" w:line="240" w:lineRule="auto"/>
              <w:jc w:val="center"/>
              <w:rPr>
                <w:rStyle w:val="Pogrubienie"/>
                <w:rFonts w:ascii="Corbel" w:hAnsi="Corbel" w:cs="Arial"/>
                <w:sz w:val="18"/>
                <w:szCs w:val="18"/>
                <w:shd w:val="clear" w:color="auto" w:fill="FEFEFE"/>
              </w:rPr>
            </w:pPr>
          </w:p>
          <w:p w14:paraId="167DD7F9" w14:textId="02697424" w:rsidR="00C25956" w:rsidRPr="004431D3" w:rsidRDefault="00C25956" w:rsidP="000A533D">
            <w:pPr>
              <w:spacing w:after="0" w:line="240" w:lineRule="auto"/>
              <w:jc w:val="center"/>
              <w:rPr>
                <w:rFonts w:ascii="Corbel" w:hAnsi="Corbel" w:cs="Arial"/>
                <w:sz w:val="18"/>
                <w:szCs w:val="18"/>
                <w:shd w:val="clear" w:color="auto" w:fill="FEFEFE"/>
              </w:rPr>
            </w:pPr>
            <w:r w:rsidRPr="004431D3">
              <w:rPr>
                <w:rFonts w:ascii="Corbel" w:hAnsi="Corbel" w:cs="Arial"/>
                <w:sz w:val="18"/>
                <w:szCs w:val="18"/>
                <w:shd w:val="clear" w:color="auto" w:fill="FEFEFE"/>
              </w:rPr>
              <w:t>Każdy z elementów egzaminu oceniany jest w kategoriach: ocena negatywna – ocena pozytywna. Negatywna ocena z jednego z elementów egzaminu wyklucza kandydata z dalszego postępowania rekrutacyjnego</w:t>
            </w:r>
          </w:p>
          <w:p w14:paraId="14DD3E4D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  <w:tr w:rsidR="000D0B2D" w:rsidRPr="004431D3" w14:paraId="21E1A628" w14:textId="77777777" w:rsidTr="008532E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64226C8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2D67723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8A54132" w14:textId="77777777" w:rsidR="00724042" w:rsidRPr="004431D3" w:rsidRDefault="00724042" w:rsidP="000A533D">
            <w:pPr>
              <w:shd w:val="clear" w:color="auto" w:fill="FEFEFE"/>
              <w:spacing w:after="0" w:line="240" w:lineRule="auto"/>
              <w:jc w:val="both"/>
              <w:rPr>
                <w:rFonts w:ascii="Corbel" w:eastAsia="Times New Roman" w:hAnsi="Corbel" w:cs="Arial"/>
                <w:szCs w:val="23"/>
                <w:lang w:eastAsia="pl-PL"/>
              </w:rPr>
            </w:pPr>
            <w:r w:rsidRPr="004431D3">
              <w:rPr>
                <w:rFonts w:ascii="Corbel" w:eastAsia="Times New Roman" w:hAnsi="Corbel" w:cs="Arial"/>
                <w:szCs w:val="23"/>
                <w:lang w:eastAsia="pl-PL"/>
              </w:rPr>
              <w:t xml:space="preserve">Wyrazistość i prawidłowość artykulacji – oceniana na podstawie rozmowy, powtarzania </w:t>
            </w:r>
            <w:r w:rsidR="00EF35CE" w:rsidRPr="004431D3">
              <w:rPr>
                <w:rFonts w:ascii="Corbel" w:eastAsia="Times New Roman" w:hAnsi="Corbel" w:cs="Arial"/>
                <w:szCs w:val="23"/>
                <w:lang w:eastAsia="pl-PL"/>
              </w:rPr>
              <w:t>logatomów i łamańców językowych</w:t>
            </w:r>
          </w:p>
        </w:tc>
        <w:tc>
          <w:tcPr>
            <w:tcW w:w="2306" w:type="dxa"/>
            <w:vMerge/>
          </w:tcPr>
          <w:p w14:paraId="26C2FFF2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  <w:tr w:rsidR="000D0B2D" w:rsidRPr="004431D3" w14:paraId="23485BE5" w14:textId="77777777" w:rsidTr="008532EF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68B00BB2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4BD8A39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66C8F63" w14:textId="77777777" w:rsidR="00724042" w:rsidRPr="004431D3" w:rsidRDefault="00724042" w:rsidP="000A533D">
            <w:pPr>
              <w:shd w:val="clear" w:color="auto" w:fill="FEFEFE"/>
              <w:spacing w:after="0" w:line="240" w:lineRule="auto"/>
              <w:jc w:val="both"/>
              <w:rPr>
                <w:rFonts w:ascii="Corbel" w:eastAsia="Times New Roman" w:hAnsi="Corbel" w:cs="Arial"/>
                <w:szCs w:val="23"/>
                <w:lang w:eastAsia="pl-PL"/>
              </w:rPr>
            </w:pPr>
            <w:r w:rsidRPr="004431D3">
              <w:rPr>
                <w:rFonts w:ascii="Corbel" w:eastAsia="Times New Roman" w:hAnsi="Corbel" w:cs="Arial"/>
                <w:szCs w:val="23"/>
                <w:lang w:eastAsia="pl-PL"/>
              </w:rPr>
              <w:t xml:space="preserve">Wydolność głosowa, tempo i płynność mówienia – oceniana na podstawie </w:t>
            </w:r>
            <w:r w:rsidR="00EF35CE" w:rsidRPr="004431D3">
              <w:rPr>
                <w:rFonts w:ascii="Corbel" w:eastAsia="Times New Roman" w:hAnsi="Corbel" w:cs="Arial"/>
                <w:szCs w:val="23"/>
                <w:lang w:eastAsia="pl-PL"/>
              </w:rPr>
              <w:t>swobodnej rozmowy oraz czytania</w:t>
            </w:r>
          </w:p>
        </w:tc>
        <w:tc>
          <w:tcPr>
            <w:tcW w:w="2306" w:type="dxa"/>
            <w:vMerge/>
          </w:tcPr>
          <w:p w14:paraId="7DC5AB44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  <w:tr w:rsidR="000D0B2D" w:rsidRPr="004431D3" w14:paraId="2039D70F" w14:textId="77777777" w:rsidTr="008532EF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9FA3456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EB6A067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3F349577" w14:textId="77777777" w:rsidR="00724042" w:rsidRPr="004431D3" w:rsidRDefault="00724042" w:rsidP="000A533D">
            <w:pPr>
              <w:shd w:val="clear" w:color="auto" w:fill="FEFEFE"/>
              <w:spacing w:after="0" w:line="240" w:lineRule="auto"/>
              <w:jc w:val="both"/>
              <w:rPr>
                <w:rFonts w:ascii="Corbel" w:eastAsia="Times New Roman" w:hAnsi="Corbel" w:cs="Arial"/>
                <w:szCs w:val="23"/>
                <w:lang w:eastAsia="pl-PL"/>
              </w:rPr>
            </w:pPr>
            <w:r w:rsidRPr="004431D3">
              <w:rPr>
                <w:rFonts w:ascii="Corbel" w:eastAsia="Times New Roman" w:hAnsi="Corbel" w:cs="Arial"/>
                <w:szCs w:val="23"/>
                <w:lang w:eastAsia="pl-PL"/>
              </w:rPr>
              <w:t>Słuch fizyczny (badanie orientacyjne) oraz fonematyczny (test paronimów)</w:t>
            </w:r>
          </w:p>
        </w:tc>
        <w:tc>
          <w:tcPr>
            <w:tcW w:w="2306" w:type="dxa"/>
            <w:vMerge/>
          </w:tcPr>
          <w:p w14:paraId="5F56CE6B" w14:textId="77777777" w:rsidR="00724042" w:rsidRPr="004431D3" w:rsidRDefault="00724042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</w:tbl>
    <w:p w14:paraId="084964A6" w14:textId="77777777" w:rsidR="000B5C76" w:rsidRPr="004431D3" w:rsidRDefault="00D94548" w:rsidP="000A533D">
      <w:pPr>
        <w:spacing w:after="0" w:line="240" w:lineRule="auto"/>
        <w:rPr>
          <w:rFonts w:ascii="Corbel" w:eastAsia="Calibri" w:hAnsi="Corbel" w:cs="Times New Roman"/>
          <w:bCs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  <w:r w:rsidR="000B5C76" w:rsidRPr="004431D3">
        <w:rPr>
          <w:rFonts w:ascii="Corbel" w:eastAsia="Calibri" w:hAnsi="Corbel" w:cs="Times New Roman"/>
          <w:bCs/>
          <w:sz w:val="18"/>
        </w:rPr>
        <w:t xml:space="preserve"> </w:t>
      </w:r>
    </w:p>
    <w:p w14:paraId="3C0AA4F2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</w:p>
    <w:p w14:paraId="7F66A8FC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</w:p>
    <w:p w14:paraId="206DB9EB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</w:p>
    <w:p w14:paraId="2C823547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Malarstwo</w:t>
      </w:r>
    </w:p>
    <w:p w14:paraId="1A42B485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</w:p>
    <w:p w14:paraId="0C140FFC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8B5FCD4" w14:textId="77777777" w:rsidR="009D6D8A" w:rsidRPr="004431D3" w:rsidRDefault="009D6D8A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ogólnoakademicki</w:t>
      </w:r>
    </w:p>
    <w:p w14:paraId="78B13963" w14:textId="77777777" w:rsidR="009D6D8A" w:rsidRPr="004431D3" w:rsidRDefault="009D6D8A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9D6D8A" w:rsidRPr="004431D3" w14:paraId="3DD99AC7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1F38C37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757008F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FBD3AFA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98C582C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szCs w:val="20"/>
              </w:rPr>
              <w:t xml:space="preserve">Podstawą przystąpienia do postępowania kwalifikacyjnego jest posiadanie: </w:t>
            </w:r>
            <w:r w:rsidRPr="004431D3">
              <w:rPr>
                <w:rFonts w:ascii="Corbel" w:hAnsi="Corbel"/>
                <w:b/>
                <w:szCs w:val="20"/>
              </w:rPr>
              <w:t>świadectwa maturalnego lub innego dokumentu uprawniającego do podjęcia jednolitych studiów magisterskich</w:t>
            </w:r>
          </w:p>
        </w:tc>
        <w:tc>
          <w:tcPr>
            <w:tcW w:w="2306" w:type="dxa"/>
            <w:vMerge w:val="restart"/>
            <w:vAlign w:val="center"/>
          </w:tcPr>
          <w:p w14:paraId="581F512C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479DFDF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28E5484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94D1202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1CB8D090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925E546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9D6D8A" w:rsidRPr="004431D3" w14:paraId="0E7452F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01390F1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9AC66C8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5F002D1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3A8BE94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  <w:szCs w:val="20"/>
              </w:rPr>
              <w:t>Język obcy nowożytny</w:t>
            </w:r>
            <w:r w:rsidRPr="004431D3">
              <w:rPr>
                <w:rFonts w:ascii="Corbel" w:hAnsi="Corbel"/>
                <w:szCs w:val="20"/>
              </w:rPr>
              <w:t xml:space="preserve">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hAnsi="Corbel"/>
                <w:szCs w:val="20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6BA40583" w14:textId="77777777" w:rsidR="009D6D8A" w:rsidRPr="004431D3" w:rsidRDefault="009D6D8A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9D6D8A" w:rsidRPr="004431D3" w14:paraId="5547B23D" w14:textId="77777777" w:rsidTr="000800F6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1F9EFE89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31978179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1C4EBF2C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1408C803" w14:textId="77777777" w:rsidR="009D6D8A" w:rsidRPr="004431D3" w:rsidRDefault="009D6D8A" w:rsidP="000A533D">
            <w:pPr>
              <w:spacing w:after="0" w:line="240" w:lineRule="auto"/>
              <w:rPr>
                <w:rFonts w:ascii="Corbel" w:hAnsi="Corbel"/>
                <w:b/>
                <w:bCs/>
                <w:szCs w:val="20"/>
              </w:rPr>
            </w:pPr>
            <w:r w:rsidRPr="004431D3">
              <w:rPr>
                <w:rFonts w:ascii="Corbel" w:hAnsi="Corbel"/>
                <w:b/>
                <w:bCs/>
                <w:szCs w:val="20"/>
              </w:rPr>
              <w:t>Portfolio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2FEDEA71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9D6D8A" w:rsidRPr="004431D3" w14:paraId="3F7825B2" w14:textId="77777777" w:rsidTr="000800F6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A8DA90D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79B17DC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5931CE5D" w14:textId="78C938CB" w:rsidR="00597894" w:rsidRPr="004431D3" w:rsidRDefault="00597894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  <w:bCs/>
              </w:rPr>
              <w:t>Katalog z fotografiami lub uszeregowany zestaw odbitek barwnych w formacie pdf, min. 20 prac z różnych dziedzin artystycznych; malarstwo, rysunek, rzeźba, fotografia, film, animacja, grafika artystyczna i projektowa i inne z wyróżnieniem prac malarskich (odbitki powinny wiernie oddawać walory prac)</w:t>
            </w:r>
          </w:p>
          <w:p w14:paraId="4C5DE670" w14:textId="02783910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Portfolio</w:t>
            </w:r>
            <w:r w:rsidRPr="004431D3">
              <w:rPr>
                <w:rFonts w:ascii="Corbel" w:hAnsi="Corbel"/>
                <w:bCs/>
              </w:rPr>
              <w:t xml:space="preserve"> oraz oświadczenie o prawach autorskich</w:t>
            </w:r>
            <w:r w:rsidRPr="004431D3">
              <w:rPr>
                <w:rFonts w:ascii="Corbel" w:hAnsi="Corbel"/>
                <w:bCs/>
                <w:szCs w:val="20"/>
              </w:rPr>
              <w:t xml:space="preserve"> należy wysłać na adres mailowy: </w:t>
            </w:r>
            <w:r w:rsidRPr="004431D3">
              <w:rPr>
                <w:rFonts w:ascii="Corbel" w:hAnsi="Corbel"/>
                <w:b/>
                <w:bCs/>
                <w:i/>
                <w:szCs w:val="20"/>
              </w:rPr>
              <w:t>rekrutacja.isp@ur.edu.pl</w:t>
            </w:r>
          </w:p>
        </w:tc>
        <w:tc>
          <w:tcPr>
            <w:tcW w:w="2306" w:type="dxa"/>
            <w:vAlign w:val="center"/>
          </w:tcPr>
          <w:p w14:paraId="495E3DDD" w14:textId="77777777" w:rsidR="009D6D8A" w:rsidRPr="004431D3" w:rsidRDefault="009D6D8A" w:rsidP="000A5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rbel" w:eastAsia="Corbel" w:hAnsi="Corbel" w:cs="Corbel"/>
                <w:color w:val="000000"/>
                <w:szCs w:val="20"/>
              </w:rPr>
            </w:pPr>
            <w:r w:rsidRPr="004431D3">
              <w:rPr>
                <w:rFonts w:ascii="Corbel" w:eastAsia="Corbel" w:hAnsi="Corbel" w:cs="Corbel"/>
                <w:color w:val="000000"/>
                <w:szCs w:val="20"/>
              </w:rPr>
              <w:t>0-15</w:t>
            </w:r>
            <w:r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9D6D8A" w:rsidRPr="004431D3" w14:paraId="1893C494" w14:textId="77777777" w:rsidTr="000800F6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F4AF268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79426A53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03F5FDBF" w14:textId="77777777" w:rsidR="009D6D8A" w:rsidRPr="004431D3" w:rsidRDefault="009D6D8A" w:rsidP="000A533D">
            <w:pPr>
              <w:spacing w:after="0" w:line="240" w:lineRule="auto"/>
              <w:rPr>
                <w:rFonts w:ascii="Corbel" w:hAnsi="Corbel"/>
                <w:b/>
                <w:bCs/>
                <w:szCs w:val="20"/>
              </w:rPr>
            </w:pPr>
            <w:r w:rsidRPr="004431D3">
              <w:rPr>
                <w:rFonts w:ascii="Corbel" w:hAnsi="Corbel"/>
                <w:b/>
                <w:szCs w:val="20"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0F144B27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9D6D8A" w:rsidRPr="004431D3" w14:paraId="5FCA907C" w14:textId="77777777" w:rsidTr="000800F6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7E91816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44DF848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7E3AB865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Rozmowa na temat twórczości kandydata, prac, względnie zrealizowanych projektów artystycznych, oraz wiedzy z zakresu sztuki i kultury. Rozmowa z kandydatem odbywa się zdalnie w formie wideokonferencji na wybranej platformie komunikacji internetowej.</w:t>
            </w:r>
          </w:p>
        </w:tc>
        <w:tc>
          <w:tcPr>
            <w:tcW w:w="2306" w:type="dxa"/>
            <w:vAlign w:val="center"/>
          </w:tcPr>
          <w:p w14:paraId="2DC0FD85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color w:val="000000"/>
                <w:szCs w:val="20"/>
              </w:rPr>
              <w:t>0-15</w:t>
            </w:r>
            <w:r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9D6D8A" w:rsidRPr="004431D3" w14:paraId="6E2A6295" w14:textId="77777777" w:rsidTr="000800F6">
        <w:trPr>
          <w:trHeight w:val="24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7915D596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5AFD4F3" w14:textId="77777777" w:rsidR="009D6D8A" w:rsidRPr="004431D3" w:rsidRDefault="009D6D8A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5589590D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Minimalna liczba punktów konieczna do kwalifikacji:</w:t>
            </w:r>
          </w:p>
          <w:p w14:paraId="112A1B59" w14:textId="1CD82130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- dorobek artystyczny</w:t>
            </w:r>
            <w:r w:rsidR="00597894" w:rsidRPr="004431D3">
              <w:rPr>
                <w:rFonts w:ascii="Corbel" w:hAnsi="Corbel"/>
                <w:sz w:val="20"/>
                <w:szCs w:val="20"/>
              </w:rPr>
              <w:t xml:space="preserve"> </w:t>
            </w:r>
            <w:r w:rsidR="00597894" w:rsidRPr="004431D3">
              <w:rPr>
                <w:rFonts w:ascii="Corbel" w:hAnsi="Corbel"/>
                <w:szCs w:val="20"/>
              </w:rPr>
              <w:t>(portfolio)</w:t>
            </w:r>
            <w:r w:rsidRPr="004431D3">
              <w:rPr>
                <w:rFonts w:ascii="Corbel" w:hAnsi="Corbel"/>
                <w:szCs w:val="20"/>
              </w:rPr>
              <w:t xml:space="preserve"> -  </w:t>
            </w:r>
            <w:r w:rsidR="00597894" w:rsidRPr="004431D3">
              <w:rPr>
                <w:rFonts w:ascii="Corbel" w:hAnsi="Corbel"/>
                <w:bCs/>
                <w:szCs w:val="20"/>
              </w:rPr>
              <w:t>8 pkt</w:t>
            </w:r>
          </w:p>
          <w:p w14:paraId="1767CDB9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- rozmowa kwalifikacyjna - </w:t>
            </w:r>
            <w:r w:rsidRPr="004431D3">
              <w:rPr>
                <w:rFonts w:ascii="Corbel" w:hAnsi="Corbel"/>
                <w:bCs/>
                <w:szCs w:val="20"/>
              </w:rPr>
              <w:t>7 pkt</w:t>
            </w:r>
          </w:p>
          <w:p w14:paraId="044BE204" w14:textId="77777777" w:rsidR="009D6D8A" w:rsidRPr="004431D3" w:rsidRDefault="009D6D8A" w:rsidP="000A533D">
            <w:pPr>
              <w:spacing w:after="0" w:line="240" w:lineRule="auto"/>
              <w:jc w:val="both"/>
              <w:rPr>
                <w:rFonts w:ascii="Corbel" w:eastAsia="Corbel" w:hAnsi="Corbel" w:cs="Corbel"/>
                <w:color w:val="000000"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Warunkiem przyjęcia portfolio do oceny przez Centralną Komisję Rekrutacyjną (Komisję Egzaminacyjną) jest podpisanie oświadczenia o autorstwie przesłanych prac.</w:t>
            </w:r>
          </w:p>
        </w:tc>
      </w:tr>
    </w:tbl>
    <w:p w14:paraId="6B14D1A2" w14:textId="77777777" w:rsidR="009D6D8A" w:rsidRPr="004431D3" w:rsidRDefault="009D6D8A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E96557B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036B48B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05279D31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13B6AB6B" w14:textId="45D12FE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Matematyka </w:t>
      </w:r>
    </w:p>
    <w:p w14:paraId="61DAEC5B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26AA39A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6B725FEE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DD72A5E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13033" w:rsidRPr="004431D3" w14:paraId="026FC9F9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2812A3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03C960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F5490E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A474874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4BB36ADF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D17D9F5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71169E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2181A2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1B0519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435E3C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13033" w:rsidRPr="004431D3" w14:paraId="02B0292A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5A411E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2507AFA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48ABD6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99130E7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 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20DB39C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B27DA4B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2EE4545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09E42044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Matematyka</w:t>
      </w:r>
    </w:p>
    <w:p w14:paraId="0FB68D07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694CF21D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47F13669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BC143A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13033" w:rsidRPr="004431D3" w14:paraId="0811260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04CE13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067DCE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5B9199E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7BC9F7A0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Dyplom ukończenia studiów I stopnia lub jednolitych studiów magisterskich lub równorzędnych np. Bachelor's degree.</w:t>
            </w:r>
          </w:p>
          <w:p w14:paraId="0E2DA49F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Dla kandydatów chcących uzyskać uprawnienia do nauczania matematyki - zrealizowanie części standardu kształcenia przygotowującego do zawodu nauczyciela, w szczególności ogólne przygotowanie psychologiczno - pedagogiczne, przygotowanie z zakresu podstaw dydaktyki i emisji głosu (tj. zaliczenie przedmiotów: psychologia, pedagogika, podstawy dydaktyki, emisja głosu oraz praktyk zawodowych w wymiarze godzin i liczbie ECTS określonych w standardzie kształcenia przygotowującego do wykonywania zawodu nauczyciela dla grup zajęć: przygotowanie psychologiczno-pedagogiczne (B) i podstawy dydaktyki i emisja głosu (C).</w:t>
            </w:r>
          </w:p>
        </w:tc>
      </w:tr>
      <w:tr w:rsidR="00113033" w:rsidRPr="004431D3" w14:paraId="59FD5771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4ECB23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77D890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05FE88F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10DA3BA3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Ocena na dyplomie ukończenia studiów z kierunków przyporządkowanych dyscyplinie wiodącej matematyka.</w:t>
            </w:r>
          </w:p>
          <w:p w14:paraId="1F2E9B02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stopnia, opartej na zagadnieniach do egzaminu licencjackiego dla kierunku matematyka prowadzonego przez UR dla absolwentów innych kierunków studiów. </w:t>
            </w:r>
            <w:r w:rsidRPr="004431D3">
              <w:rPr>
                <w:rFonts w:ascii="Corbel" w:hAnsi="Corbel" w:cs="Calibri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113033" w:rsidRPr="004431D3" w14:paraId="5856F79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710815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F3EA0A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0A6DDE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3C9C6EE4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Średnia arytmetyczna ocen z toku studiów I stopnia z kierunków przyporządkowanych dyscyplinie wiodącej matematyka.</w:t>
            </w:r>
          </w:p>
        </w:tc>
      </w:tr>
    </w:tbl>
    <w:p w14:paraId="5635AB3E" w14:textId="77777777" w:rsidR="00361DE1" w:rsidRPr="004431D3" w:rsidRDefault="00361DE1" w:rsidP="00113033">
      <w:pPr>
        <w:spacing w:after="0" w:line="240" w:lineRule="auto"/>
        <w:rPr>
          <w:rFonts w:ascii="Corbel" w:eastAsia="Calibri" w:hAnsi="Corbel"/>
          <w:b/>
        </w:rPr>
      </w:pPr>
    </w:p>
    <w:p w14:paraId="1E817F3D" w14:textId="77777777" w:rsidR="00361DE1" w:rsidRPr="004431D3" w:rsidRDefault="00361DE1" w:rsidP="00113033">
      <w:pPr>
        <w:spacing w:after="0" w:line="240" w:lineRule="auto"/>
        <w:rPr>
          <w:rFonts w:ascii="Corbel" w:eastAsia="Calibri" w:hAnsi="Corbel"/>
          <w:b/>
        </w:rPr>
      </w:pPr>
    </w:p>
    <w:p w14:paraId="045BF81E" w14:textId="77777777" w:rsidR="00361DE1" w:rsidRPr="004431D3" w:rsidRDefault="00361DE1" w:rsidP="00113033">
      <w:pPr>
        <w:spacing w:after="0" w:line="240" w:lineRule="auto"/>
        <w:rPr>
          <w:rFonts w:ascii="Corbel" w:eastAsia="Calibri" w:hAnsi="Corbel"/>
          <w:b/>
        </w:rPr>
      </w:pPr>
    </w:p>
    <w:p w14:paraId="1B656919" w14:textId="68FB1B8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Mechatronika </w:t>
      </w:r>
    </w:p>
    <w:p w14:paraId="1C7DA69F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1B6DE0A1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614F432C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38D0E22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13033" w:rsidRPr="004431D3" w14:paraId="7FE30773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080AC9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36AD097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3D0E44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FD182AF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38F2AB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666C90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03C13C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BD060A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4190E4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045C6A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13033" w:rsidRPr="004431D3" w14:paraId="4528F711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3A1C09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F67080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EAAADF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4E1690D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i</w:t>
            </w:r>
            <w:r w:rsidRPr="004431D3">
              <w:rPr>
                <w:rFonts w:ascii="Corbel" w:hAnsi="Corbel"/>
                <w:b/>
              </w:rPr>
              <w:t xml:space="preserve">nformatyka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 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Fonts w:ascii="Corbel" w:hAnsi="Corbel"/>
              </w:rPr>
              <w:t xml:space="preserve"> 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687DCA9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13033" w:rsidRPr="004431D3" w14:paraId="008CF8A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F9B1F7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D120AD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836BD5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7096C6C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7F913436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B2CBE78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E93CF39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4781838A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Mechatronika</w:t>
      </w:r>
    </w:p>
    <w:p w14:paraId="4EA02A10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717A74FC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1E6EB33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2D9BC8D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13033" w:rsidRPr="004431D3" w14:paraId="3910A242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623297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DFAAC9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24BB3DEC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3E435B41" w14:textId="0065A3E5" w:rsidR="00113033" w:rsidRPr="004431D3" w:rsidRDefault="00113033" w:rsidP="00FD4662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>Dyplom ukończenia studiów</w:t>
            </w:r>
            <w:r w:rsidR="00FD4662" w:rsidRPr="004431D3">
              <w:rPr>
                <w:rFonts w:ascii="Corbel" w:eastAsia="Calibri" w:hAnsi="Corbel"/>
              </w:rPr>
              <w:t xml:space="preserve"> I lub II stopnia lub</w:t>
            </w:r>
            <w:r w:rsidRPr="004431D3">
              <w:rPr>
                <w:rFonts w:ascii="Corbel" w:eastAsia="Calibri" w:hAnsi="Corbel"/>
              </w:rPr>
              <w:t xml:space="preserve"> jednolit</w:t>
            </w:r>
            <w:r w:rsidR="00FD4662" w:rsidRPr="004431D3">
              <w:rPr>
                <w:rFonts w:ascii="Corbel" w:eastAsia="Calibri" w:hAnsi="Corbel"/>
              </w:rPr>
              <w:t>ych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="00FD4662" w:rsidRPr="004431D3">
              <w:rPr>
                <w:rFonts w:ascii="Corbel" w:eastAsia="Calibri" w:hAnsi="Corbel"/>
              </w:rPr>
              <w:t xml:space="preserve">studiów </w:t>
            </w:r>
            <w:r w:rsidRPr="004431D3">
              <w:rPr>
                <w:rFonts w:ascii="Corbel" w:eastAsia="Calibri" w:hAnsi="Corbel"/>
              </w:rPr>
              <w:t>magisterski</w:t>
            </w:r>
            <w:r w:rsidR="00FD4662" w:rsidRPr="004431D3">
              <w:rPr>
                <w:rFonts w:ascii="Corbel" w:eastAsia="Calibri" w:hAnsi="Corbel"/>
              </w:rPr>
              <w:t>ch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hAnsi="Corbel" w:cs="Calibri"/>
              </w:rPr>
              <w:t>równorzędn</w:t>
            </w:r>
            <w:r w:rsidR="00FD4662" w:rsidRPr="004431D3">
              <w:rPr>
                <w:rFonts w:ascii="Corbel" w:hAnsi="Corbel" w:cs="Calibri"/>
              </w:rPr>
              <w:t>ych</w:t>
            </w:r>
            <w:r w:rsidRPr="004431D3">
              <w:rPr>
                <w:rFonts w:ascii="Corbel" w:hAnsi="Corbel" w:cs="Calibri"/>
              </w:rPr>
              <w:t xml:space="preserve"> (np. Bachelor's degree</w:t>
            </w:r>
            <w:r w:rsidRPr="004431D3">
              <w:rPr>
                <w:rFonts w:ascii="Corbel" w:eastAsia="Calibri" w:hAnsi="Corbel"/>
              </w:rPr>
              <w:t>) w dziedzinie nauk inżynieryjno-technicznych.</w:t>
            </w:r>
          </w:p>
        </w:tc>
      </w:tr>
      <w:tr w:rsidR="00113033" w:rsidRPr="004431D3" w14:paraId="436B80ED" w14:textId="77777777" w:rsidTr="00361DE1">
        <w:tc>
          <w:tcPr>
            <w:tcW w:w="20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4E2D890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43EFB81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E75908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  <w:tcBorders>
              <w:bottom w:val="single" w:sz="4" w:space="0" w:color="auto"/>
            </w:tcBorders>
          </w:tcPr>
          <w:p w14:paraId="5F35C2BC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hAnsi="Corbel" w:cs="Calibri"/>
              </w:rPr>
            </w:pPr>
            <w:r w:rsidRPr="004431D3">
              <w:rPr>
                <w:rFonts w:ascii="Corbel" w:eastAsia="Calibri" w:hAnsi="Corbel"/>
              </w:rPr>
              <w:t>Ocena na dyplomie ukończenia studiów I stopnia/II stopnia lub jednolitych studiów magisterskich z</w:t>
            </w:r>
            <w:r w:rsidRPr="004431D3">
              <w:rPr>
                <w:rFonts w:ascii="Corbel" w:hAnsi="Corbel" w:cs="Calibri"/>
              </w:rPr>
              <w:t xml:space="preserve"> kierunków studiów z dziedziny nauk inżynieryjno-technicznych.</w:t>
            </w:r>
          </w:p>
          <w:p w14:paraId="2C7C9BA3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</w:t>
            </w:r>
            <w:r w:rsidRPr="004431D3">
              <w:rPr>
                <w:rFonts w:ascii="Corbel" w:hAnsi="Corbel" w:cs="Calibri"/>
              </w:rPr>
              <w:t>kierunków studiów z innej dziedziny niż nauki inżynieryjno-techniczne</w:t>
            </w:r>
            <w:r w:rsidRPr="004431D3">
              <w:rPr>
                <w:rFonts w:ascii="Corbel" w:hAnsi="Corbel"/>
              </w:rPr>
              <w:t xml:space="preserve">. </w:t>
            </w:r>
            <w:r w:rsidRPr="004431D3">
              <w:rPr>
                <w:rFonts w:ascii="Corbel" w:hAnsi="Corbel" w:cs="Calibri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113033" w:rsidRPr="004431D3" w14:paraId="150C3418" w14:textId="77777777" w:rsidTr="00361DE1">
        <w:tc>
          <w:tcPr>
            <w:tcW w:w="20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0E3DCD3B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73F70EB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7FBC0B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  <w:tcBorders>
              <w:bottom w:val="single" w:sz="4" w:space="0" w:color="auto"/>
            </w:tcBorders>
          </w:tcPr>
          <w:p w14:paraId="401C3439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103737D7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3165F2A5" w14:textId="653AB160" w:rsidR="0013316B" w:rsidRDefault="0013316B">
      <w:pPr>
        <w:spacing w:after="200" w:line="276" w:lineRule="auto"/>
        <w:rPr>
          <w:rFonts w:ascii="Corbel" w:eastAsia="Times New Roman" w:hAnsi="Corbel" w:cs="Times New Roman"/>
          <w:lang w:eastAsia="pl-PL"/>
        </w:rPr>
      </w:pPr>
      <w:r>
        <w:rPr>
          <w:rFonts w:ascii="Corbel" w:eastAsia="Times New Roman" w:hAnsi="Corbel" w:cs="Times New Roman"/>
          <w:lang w:eastAsia="pl-PL"/>
        </w:rPr>
        <w:br w:type="page"/>
      </w:r>
    </w:p>
    <w:p w14:paraId="6303C61C" w14:textId="77777777" w:rsidR="0013316B" w:rsidRPr="00EC61A5" w:rsidRDefault="0013316B" w:rsidP="0013316B">
      <w:pPr>
        <w:spacing w:after="0" w:line="240" w:lineRule="auto"/>
        <w:rPr>
          <w:rFonts w:ascii="Corbel" w:eastAsia="Calibri" w:hAnsi="Corbel"/>
          <w:lang w:val="en-US"/>
        </w:rPr>
      </w:pPr>
      <w:r w:rsidRPr="00EC61A5">
        <w:rPr>
          <w:rFonts w:ascii="Corbel" w:eastAsia="Calibri" w:hAnsi="Corbel"/>
          <w:b/>
          <w:lang w:val="en-US"/>
        </w:rPr>
        <w:lastRenderedPageBreak/>
        <w:t xml:space="preserve">Kierunek </w:t>
      </w:r>
      <w:r w:rsidRPr="00EC61A5">
        <w:rPr>
          <w:rFonts w:ascii="Corbel" w:eastAsia="Calibri" w:hAnsi="Corbel"/>
          <w:lang w:val="en-US"/>
        </w:rPr>
        <w:t xml:space="preserve">– Media, </w:t>
      </w:r>
      <w:r>
        <w:rPr>
          <w:rFonts w:ascii="Corbel" w:eastAsia="Calibri" w:hAnsi="Corbel"/>
          <w:lang w:val="en-US"/>
        </w:rPr>
        <w:t>v</w:t>
      </w:r>
      <w:r w:rsidRPr="00EC61A5">
        <w:rPr>
          <w:rFonts w:ascii="Corbel" w:eastAsia="Calibri" w:hAnsi="Corbel"/>
          <w:lang w:val="en-US"/>
        </w:rPr>
        <w:t xml:space="preserve">isual and </w:t>
      </w:r>
      <w:r>
        <w:rPr>
          <w:rFonts w:ascii="Corbel" w:eastAsia="Calibri" w:hAnsi="Corbel"/>
          <w:lang w:val="en-US"/>
        </w:rPr>
        <w:t>s</w:t>
      </w:r>
      <w:r w:rsidRPr="00EC61A5">
        <w:rPr>
          <w:rFonts w:ascii="Corbel" w:eastAsia="Calibri" w:hAnsi="Corbel"/>
          <w:lang w:val="en-US"/>
        </w:rPr>
        <w:t xml:space="preserve">ocial </w:t>
      </w:r>
      <w:r>
        <w:rPr>
          <w:rFonts w:ascii="Corbel" w:eastAsia="Calibri" w:hAnsi="Corbel"/>
          <w:lang w:val="en-US"/>
        </w:rPr>
        <w:t>c</w:t>
      </w:r>
      <w:r w:rsidRPr="00EC61A5">
        <w:rPr>
          <w:rFonts w:ascii="Corbel" w:eastAsia="Calibri" w:hAnsi="Corbel"/>
          <w:lang w:val="en-US"/>
        </w:rPr>
        <w:t>ommunication</w:t>
      </w:r>
    </w:p>
    <w:p w14:paraId="22D404F4" w14:textId="77777777" w:rsidR="0013316B" w:rsidRPr="00D15C3F" w:rsidRDefault="0013316B" w:rsidP="0013316B">
      <w:pPr>
        <w:spacing w:after="0" w:line="240" w:lineRule="auto"/>
        <w:rPr>
          <w:rFonts w:ascii="Corbel" w:eastAsia="Calibri" w:hAnsi="Corbel"/>
        </w:rPr>
      </w:pPr>
      <w:r w:rsidRPr="00D15C3F">
        <w:rPr>
          <w:rFonts w:ascii="Corbel" w:eastAsia="Calibri" w:hAnsi="Corbel"/>
          <w:b/>
        </w:rPr>
        <w:t xml:space="preserve">Poziom </w:t>
      </w:r>
      <w:r w:rsidRPr="00D15C3F">
        <w:rPr>
          <w:rFonts w:ascii="Corbel" w:eastAsia="Calibri" w:hAnsi="Corbel"/>
        </w:rPr>
        <w:t xml:space="preserve">– I stopnia </w:t>
      </w:r>
    </w:p>
    <w:p w14:paraId="3ACEC3E1" w14:textId="77777777" w:rsidR="0013316B" w:rsidRPr="00D15C3F" w:rsidRDefault="0013316B" w:rsidP="0013316B">
      <w:pPr>
        <w:spacing w:after="0" w:line="240" w:lineRule="auto"/>
        <w:rPr>
          <w:rFonts w:ascii="Corbel" w:eastAsia="Calibri" w:hAnsi="Corbel"/>
        </w:rPr>
      </w:pPr>
      <w:r w:rsidRPr="00D15C3F">
        <w:rPr>
          <w:rFonts w:ascii="Corbel" w:eastAsia="Calibri" w:hAnsi="Corbel"/>
          <w:b/>
        </w:rPr>
        <w:t>Forma</w:t>
      </w:r>
      <w:r w:rsidRPr="00D15C3F">
        <w:rPr>
          <w:rFonts w:ascii="Corbel" w:eastAsia="Calibri" w:hAnsi="Corbel"/>
        </w:rPr>
        <w:t xml:space="preserve"> – </w:t>
      </w:r>
      <w:r>
        <w:rPr>
          <w:rFonts w:ascii="Corbel" w:eastAsia="Calibri" w:hAnsi="Corbel"/>
        </w:rPr>
        <w:t xml:space="preserve">stacjonarne </w:t>
      </w:r>
    </w:p>
    <w:p w14:paraId="35A23343" w14:textId="4E81ACE8" w:rsidR="0013316B" w:rsidRPr="00D15C3F" w:rsidRDefault="0013316B" w:rsidP="0013316B">
      <w:pPr>
        <w:spacing w:after="0" w:line="240" w:lineRule="auto"/>
        <w:rPr>
          <w:rFonts w:ascii="Corbel" w:eastAsia="Calibri" w:hAnsi="Corbel"/>
        </w:rPr>
      </w:pPr>
      <w:r w:rsidRPr="00D15C3F">
        <w:rPr>
          <w:rFonts w:ascii="Corbel" w:eastAsia="Calibri" w:hAnsi="Corbel"/>
          <w:b/>
        </w:rPr>
        <w:t>Profil kształcenia</w:t>
      </w:r>
      <w:r w:rsidRPr="00D15C3F">
        <w:rPr>
          <w:rFonts w:ascii="Corbel" w:eastAsia="Calibri" w:hAnsi="Corbel"/>
        </w:rPr>
        <w:t xml:space="preserve"> – ogólnoakademicki</w:t>
      </w:r>
      <w:r>
        <w:rPr>
          <w:rFonts w:ascii="Corbel" w:eastAsia="Calibri" w:hAnsi="Corbel"/>
        </w:rPr>
        <w:t xml:space="preserve"> </w:t>
      </w:r>
    </w:p>
    <w:p w14:paraId="2A957406" w14:textId="77777777" w:rsidR="0013316B" w:rsidRPr="004431D3" w:rsidRDefault="0013316B" w:rsidP="0013316B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3316B" w:rsidRPr="004431D3" w14:paraId="48D63418" w14:textId="77777777" w:rsidTr="0013316B">
        <w:trPr>
          <w:trHeight w:val="879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4290C61F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70D7917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AEB3B6C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D5396CB" w14:textId="77777777" w:rsidR="0013316B" w:rsidRPr="004431D3" w:rsidRDefault="0013316B" w:rsidP="00916602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Style w:val="normaltextrun"/>
                <w:rFonts w:ascii="Corbel" w:hAnsi="Corbel"/>
                <w:b/>
                <w:bCs/>
                <w:szCs w:val="18"/>
                <w:shd w:val="clear" w:color="auto" w:fill="FFFFFF"/>
              </w:rPr>
              <w:t>Język angielski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– na poziomie podstawowym lub rozszerzonym </w:t>
            </w:r>
            <w:r w:rsidRPr="004431D3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z części</w:t>
            </w:r>
            <w:r w:rsidRPr="004431D3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pisemnej egzaminu maturalnego lub z matury dwujęzycznej </w:t>
            </w:r>
          </w:p>
        </w:tc>
        <w:tc>
          <w:tcPr>
            <w:tcW w:w="2306" w:type="dxa"/>
            <w:vMerge w:val="restart"/>
            <w:vAlign w:val="center"/>
          </w:tcPr>
          <w:p w14:paraId="6ACCCDA0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4DF951D5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0C548FE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5B8E38B3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7A2211C0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80FF414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7136A85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EEA668D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316D2131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429F12EB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 xml:space="preserve">Dla matury </w:t>
            </w:r>
          </w:p>
          <w:p w14:paraId="6BA58B19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>dwujęzycznej</w:t>
            </w:r>
            <w:r w:rsidRPr="004431D3">
              <w:rPr>
                <w:rFonts w:ascii="Corbel" w:eastAsia="Calibri" w:hAnsi="Corbel"/>
                <w:b/>
                <w:sz w:val="18"/>
              </w:rPr>
              <w:t>**</w:t>
            </w:r>
          </w:p>
        </w:tc>
      </w:tr>
      <w:tr w:rsidR="0013316B" w:rsidRPr="004431D3" w14:paraId="1F6DAF71" w14:textId="77777777" w:rsidTr="00916602">
        <w:tc>
          <w:tcPr>
            <w:tcW w:w="567" w:type="dxa"/>
            <w:shd w:val="clear" w:color="auto" w:fill="E5DFEC" w:themeFill="accent4" w:themeFillTint="33"/>
            <w:vAlign w:val="center"/>
          </w:tcPr>
          <w:p w14:paraId="5C9959DA" w14:textId="77777777" w:rsidR="0013316B" w:rsidRPr="004431D3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218F7EF" w14:textId="77777777" w:rsidR="0013316B" w:rsidRPr="00132142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132142">
              <w:rPr>
                <w:rFonts w:ascii="Corbel" w:eastAsia="Calibri" w:hAnsi="Corbel"/>
                <w:b/>
              </w:rPr>
              <w:t>Kryterium dodatkowe,</w:t>
            </w:r>
          </w:p>
          <w:p w14:paraId="12EC4958" w14:textId="77777777" w:rsidR="0013316B" w:rsidRPr="00132142" w:rsidRDefault="0013316B" w:rsidP="00916602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132142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DC66D52" w14:textId="77777777" w:rsidR="0013316B" w:rsidRPr="00132142" w:rsidRDefault="0013316B" w:rsidP="00916602">
            <w:pPr>
              <w:spacing w:after="0" w:line="240" w:lineRule="auto"/>
              <w:jc w:val="both"/>
              <w:rPr>
                <w:rStyle w:val="eop"/>
                <w:rFonts w:ascii="Corbel" w:hAnsi="Corbel"/>
                <w:szCs w:val="18"/>
                <w:shd w:val="clear" w:color="auto" w:fill="FFFFFF"/>
              </w:rPr>
            </w:pPr>
            <w:r w:rsidRPr="00132142">
              <w:rPr>
                <w:rStyle w:val="normaltextrun"/>
                <w:rFonts w:ascii="Corbel" w:hAnsi="Corbel"/>
                <w:b/>
                <w:bCs/>
                <w:szCs w:val="18"/>
                <w:shd w:val="clear" w:color="auto" w:fill="FFFFFF"/>
              </w:rPr>
              <w:t>Język polski</w:t>
            </w:r>
            <w:r w:rsidRPr="00132142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(dla cudzoziemców </w:t>
            </w:r>
            <w:r w:rsidRPr="00132142">
              <w:rPr>
                <w:rStyle w:val="normaltextrun"/>
                <w:rFonts w:ascii="Corbel" w:hAnsi="Corbel"/>
                <w:b/>
                <w:szCs w:val="18"/>
                <w:shd w:val="clear" w:color="auto" w:fill="FFFFFF"/>
              </w:rPr>
              <w:t>język ojczysty</w:t>
            </w:r>
            <w:r w:rsidRPr="00132142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, w przypadku gdy językiem ojczystym będzie język angielski, wówczas pod uwagę będzie brany inny język obcy) </w:t>
            </w:r>
            <w:r w:rsidRPr="00132142">
              <w:rPr>
                <w:rStyle w:val="contextualspellingandgrammarerror"/>
                <w:rFonts w:ascii="Corbel" w:hAnsi="Corbel"/>
                <w:szCs w:val="18"/>
                <w:shd w:val="clear" w:color="auto" w:fill="FFFFFF"/>
              </w:rPr>
              <w:t>– na poziomie</w:t>
            </w:r>
            <w:r w:rsidRPr="00132142">
              <w:rPr>
                <w:rStyle w:val="normaltextrun"/>
                <w:rFonts w:ascii="Corbel" w:hAnsi="Corbel"/>
                <w:szCs w:val="18"/>
                <w:shd w:val="clear" w:color="auto" w:fill="FFFFFF"/>
              </w:rPr>
              <w:t xml:space="preserve"> podstawowym lub rozszerzonym z części pisemnej egzaminu maturalnego </w:t>
            </w:r>
          </w:p>
          <w:p w14:paraId="105C9DB0" w14:textId="77777777" w:rsidR="0013316B" w:rsidRPr="00132142" w:rsidRDefault="0013316B" w:rsidP="00916602">
            <w:pPr>
              <w:spacing w:after="0" w:line="240" w:lineRule="auto"/>
              <w:rPr>
                <w:rFonts w:ascii="Corbel" w:eastAsia="Calibri" w:hAnsi="Corbel"/>
                <w:b/>
              </w:rPr>
            </w:pPr>
          </w:p>
        </w:tc>
        <w:tc>
          <w:tcPr>
            <w:tcW w:w="2306" w:type="dxa"/>
            <w:vMerge/>
          </w:tcPr>
          <w:p w14:paraId="4C1A1392" w14:textId="77777777" w:rsidR="0013316B" w:rsidRPr="004431D3" w:rsidRDefault="0013316B" w:rsidP="00916602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DF04F00" w14:textId="77777777" w:rsidR="0013316B" w:rsidRPr="004431D3" w:rsidRDefault="0013316B" w:rsidP="0013316B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713A1BF" w14:textId="77777777" w:rsidR="0013316B" w:rsidRPr="004431D3" w:rsidRDefault="0013316B" w:rsidP="0013316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rbel" w:hAnsi="Corbel" w:cs="Segoe UI"/>
          <w:sz w:val="18"/>
          <w:szCs w:val="18"/>
        </w:rPr>
      </w:pPr>
      <w:r w:rsidRPr="004431D3">
        <w:rPr>
          <w:rFonts w:ascii="Corbel" w:eastAsia="Calibri" w:hAnsi="Corbel"/>
          <w:sz w:val="18"/>
        </w:rPr>
        <w:t xml:space="preserve">** </w:t>
      </w:r>
      <w:r w:rsidRPr="004431D3">
        <w:rPr>
          <w:rStyle w:val="normaltextrun"/>
          <w:rFonts w:ascii="Corbel" w:hAnsi="Corbel" w:cs="Segoe UI"/>
          <w:sz w:val="18"/>
          <w:szCs w:val="18"/>
        </w:rPr>
        <w:t xml:space="preserve">Wyniki procentowe z matury dwujęzycznej przelicza się na wynik właściwy poziomowi rozszerzonemu w następujący sposób: </w:t>
      </w:r>
      <w:r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poziom rozszerzony = matura dwujęzyczna x 1,3</w:t>
      </w:r>
      <w:r>
        <w:rPr>
          <w:rStyle w:val="normaltextrun"/>
          <w:rFonts w:ascii="Corbel" w:hAnsi="Corbel" w:cs="Segoe UI"/>
          <w:sz w:val="18"/>
          <w:szCs w:val="18"/>
        </w:rPr>
        <w:t xml:space="preserve">. </w:t>
      </w:r>
      <w:r w:rsidRPr="004431D3">
        <w:rPr>
          <w:rStyle w:val="normaltextrun"/>
          <w:rFonts w:ascii="Corbel" w:hAnsi="Corbel" w:cs="Segoe UI"/>
          <w:sz w:val="18"/>
          <w:szCs w:val="18"/>
        </w:rPr>
        <w:t xml:space="preserve">Wynik zaokrągla się do pełnych jednostek i nie może on przekroczyć 100%. Uzyskany w ten sposób wynik traktowany jest jako wynik z egzaminu maturalnego na poziomie rozszerzonym i w związku z tym </w:t>
      </w:r>
      <w:r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mnożony razy 2.</w:t>
      </w:r>
    </w:p>
    <w:p w14:paraId="17B3AD15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F1A7EFB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26863143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Menedżer rozwoju produktu</w:t>
      </w:r>
    </w:p>
    <w:p w14:paraId="051C9529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3492F3C0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049DECE3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399575AA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13033" w:rsidRPr="004431D3" w14:paraId="34BEAB4B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5CFD34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0E8059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602AFBF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C1146F0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Matematyka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DDB556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12693AB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9FDA17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2294F0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5C92A0A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15E967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13033" w:rsidRPr="004431D3" w14:paraId="3113037C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1BE3D35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A3ECF61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6A68DC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E993D4C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język obcy nowożytny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chemia</w:t>
            </w:r>
            <w:r w:rsidRPr="004431D3">
              <w:rPr>
                <w:rFonts w:ascii="Corbel" w:eastAsia="Calibri" w:hAnsi="Corbel"/>
                <w:bCs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fizyka</w:t>
            </w:r>
            <w:r w:rsidRPr="004431D3">
              <w:rPr>
                <w:rFonts w:ascii="Corbel" w:eastAsia="Calibri" w:hAnsi="Corbel"/>
                <w:bCs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geografia</w:t>
            </w:r>
            <w:r w:rsidRPr="004431D3">
              <w:rPr>
                <w:rFonts w:ascii="Corbel" w:eastAsia="Calibri" w:hAnsi="Corbel"/>
                <w:bCs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historia</w:t>
            </w:r>
            <w:r w:rsidRPr="004431D3">
              <w:rPr>
                <w:rFonts w:ascii="Corbel" w:eastAsia="Calibri" w:hAnsi="Corbel"/>
                <w:bCs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wiedza o społeczeństwie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informatyka </w:t>
            </w:r>
            <w:r w:rsidRPr="004431D3">
              <w:rPr>
                <w:rFonts w:ascii="Corbel" w:eastAsia="Calibri" w:hAnsi="Corbel"/>
              </w:rPr>
              <w:t>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7D13CB6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13033" w:rsidRPr="004431D3" w14:paraId="56CC807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1797F25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D0F72C6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4B308F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36AFEDC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AC01AB0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E694DB6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8D74252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  <w:b/>
        </w:rPr>
      </w:pPr>
    </w:p>
    <w:p w14:paraId="6517F95C" w14:textId="77777777" w:rsidR="00113033" w:rsidRPr="004431D3" w:rsidRDefault="00113033" w:rsidP="00113033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3C639C1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N</w:t>
      </w:r>
      <w:r w:rsidRPr="004431D3">
        <w:rPr>
          <w:rFonts w:ascii="Corbel" w:hAnsi="Corbel"/>
          <w:shd w:val="clear" w:color="auto" w:fill="FFFFFF"/>
        </w:rPr>
        <w:t>anotechnologia</w:t>
      </w:r>
    </w:p>
    <w:p w14:paraId="46A27A34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236F59B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179178B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D892056" w14:textId="77777777" w:rsidR="00113033" w:rsidRPr="004431D3" w:rsidRDefault="00113033" w:rsidP="00113033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13033" w:rsidRPr="004431D3" w14:paraId="73F9D1F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0AA725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5F21B9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4189C4F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F316E98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hAnsi="Corbel" w:cs="Arial"/>
                <w:shd w:val="clear" w:color="auto" w:fill="FEFEFE"/>
              </w:rPr>
            </w:pP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> </w:t>
            </w:r>
            <w:r w:rsidRPr="004431D3">
              <w:rPr>
                <w:rFonts w:ascii="Corbel" w:hAnsi="Corbel" w:cs="Arial"/>
                <w:shd w:val="clear" w:color="auto" w:fill="FEFEFE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566CACA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227C6F4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B083B08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35CD8B2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961457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3B3CE30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13033" w:rsidRPr="004431D3" w14:paraId="796C1B30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1F9CCD9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7347712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32C8F05D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1B9FF51" w14:textId="77777777" w:rsidR="00113033" w:rsidRPr="004431D3" w:rsidRDefault="00113033" w:rsidP="000E4B31">
            <w:pPr>
              <w:pStyle w:val="Bezodstpw"/>
              <w:jc w:val="both"/>
              <w:rPr>
                <w:rFonts w:ascii="Corbel" w:hAnsi="Corbel" w:cs="Arial"/>
                <w:sz w:val="22"/>
                <w:szCs w:val="22"/>
                <w:shd w:val="clear" w:color="auto" w:fill="F1F1F1"/>
              </w:rPr>
            </w:pPr>
            <w:r w:rsidRPr="004431D3">
              <w:rPr>
                <w:rFonts w:ascii="Corbel" w:eastAsia="Calibri" w:hAnsi="Corbel"/>
                <w:b/>
                <w:sz w:val="22"/>
              </w:rPr>
              <w:t>Jeden z przedmiotów do wyboru:</w:t>
            </w:r>
            <w:r w:rsidRPr="004431D3">
              <w:rPr>
                <w:rFonts w:ascii="Corbel" w:hAnsi="Corbel"/>
                <w:b/>
                <w:sz w:val="20"/>
                <w:szCs w:val="22"/>
              </w:rPr>
              <w:t xml:space="preserve"> </w:t>
            </w:r>
            <w:r w:rsidRPr="004431D3">
              <w:rPr>
                <w:rStyle w:val="Pogrubienie"/>
                <w:rFonts w:ascii="Corbel" w:hAnsi="Corbel" w:cs="Arial"/>
                <w:sz w:val="22"/>
                <w:szCs w:val="22"/>
              </w:rPr>
              <w:t xml:space="preserve">fizyka </w:t>
            </w:r>
            <w:r w:rsidRPr="004431D3">
              <w:rPr>
                <w:rStyle w:val="Pogrubienie"/>
                <w:rFonts w:ascii="Corbel" w:hAnsi="Corbel" w:cs="Arial"/>
                <w:b w:val="0"/>
                <w:sz w:val="22"/>
                <w:szCs w:val="22"/>
              </w:rPr>
              <w:t>lub</w:t>
            </w:r>
            <w:r w:rsidRPr="004431D3">
              <w:rPr>
                <w:rStyle w:val="Pogrubienie"/>
                <w:rFonts w:ascii="Corbel" w:hAnsi="Corbel" w:cs="Arial"/>
                <w:sz w:val="22"/>
                <w:szCs w:val="22"/>
              </w:rPr>
              <w:t xml:space="preserve">  informatyka </w:t>
            </w:r>
            <w:r w:rsidRPr="004431D3">
              <w:rPr>
                <w:rStyle w:val="Pogrubienie"/>
                <w:rFonts w:ascii="Corbel" w:hAnsi="Corbel" w:cs="Arial"/>
                <w:b w:val="0"/>
                <w:sz w:val="22"/>
                <w:szCs w:val="22"/>
              </w:rPr>
              <w:t>lub</w:t>
            </w:r>
            <w:r w:rsidRPr="004431D3">
              <w:rPr>
                <w:rStyle w:val="Pogrubienie"/>
                <w:rFonts w:ascii="Corbel" w:hAnsi="Corbel" w:cs="Arial"/>
                <w:sz w:val="22"/>
                <w:szCs w:val="22"/>
              </w:rPr>
              <w:t xml:space="preserve"> chemia </w:t>
            </w:r>
            <w:r w:rsidRPr="004431D3">
              <w:rPr>
                <w:rFonts w:ascii="Corbel" w:eastAsia="Calibri" w:hAnsi="Corbel"/>
              </w:rPr>
              <w:t>–</w:t>
            </w:r>
            <w:r w:rsidRPr="004431D3">
              <w:rPr>
                <w:rStyle w:val="Pogrubienie"/>
                <w:rFonts w:ascii="Corbel" w:hAnsi="Corbel" w:cs="Arial"/>
                <w:sz w:val="22"/>
                <w:szCs w:val="22"/>
              </w:rPr>
              <w:t> </w:t>
            </w:r>
            <w:r w:rsidRPr="004431D3">
              <w:rPr>
                <w:rFonts w:ascii="Corbel" w:hAnsi="Corbel" w:cs="Arial"/>
                <w:sz w:val="22"/>
                <w:szCs w:val="22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/>
          </w:tcPr>
          <w:p w14:paraId="3784B6F8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13033" w:rsidRPr="004431D3" w14:paraId="32D3FAA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35BEB23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8586A5E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2F56B05" w14:textId="77777777" w:rsidR="00113033" w:rsidRPr="004431D3" w:rsidRDefault="00113033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C17749D" w14:textId="77777777" w:rsidR="00113033" w:rsidRPr="004431D3" w:rsidRDefault="00113033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 xml:space="preserve">Język obcy </w:t>
            </w:r>
            <w:r w:rsidRPr="004431D3">
              <w:rPr>
                <w:rFonts w:ascii="Corbel" w:eastAsia="Calibri" w:hAnsi="Corbel"/>
                <w:b/>
              </w:rPr>
              <w:t>nowożytny</w:t>
            </w:r>
            <w:r w:rsidRPr="004431D3">
              <w:rPr>
                <w:rFonts w:ascii="Corbel" w:eastAsia="Calibri" w:hAnsi="Corbel"/>
              </w:rPr>
              <w:t xml:space="preserve"> –</w:t>
            </w:r>
            <w:r w:rsidRPr="004431D3">
              <w:rPr>
                <w:rStyle w:val="Pogrubienie"/>
                <w:rFonts w:ascii="Corbel" w:hAnsi="Corbel" w:cs="Arial"/>
                <w:shd w:val="clear" w:color="auto" w:fill="FEFEFE"/>
              </w:rPr>
              <w:t> </w:t>
            </w:r>
            <w:r w:rsidRPr="004431D3">
              <w:rPr>
                <w:rFonts w:ascii="Corbel" w:hAnsi="Corbel" w:cs="Arial"/>
                <w:shd w:val="clear" w:color="auto" w:fill="FEFEFE"/>
              </w:rPr>
              <w:t>na poziomie podstawowym lub rozszerzonym z części pisemnej egzaminu maturalnego</w:t>
            </w:r>
          </w:p>
        </w:tc>
        <w:tc>
          <w:tcPr>
            <w:tcW w:w="2306" w:type="dxa"/>
            <w:vMerge/>
          </w:tcPr>
          <w:p w14:paraId="7AE15DAF" w14:textId="77777777" w:rsidR="00113033" w:rsidRPr="004431D3" w:rsidRDefault="00113033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0D58E947" w14:textId="0944EC03" w:rsidR="009D1931" w:rsidRPr="004431D3" w:rsidRDefault="00113033" w:rsidP="000A533D">
      <w:pPr>
        <w:spacing w:after="0" w:line="240" w:lineRule="auto"/>
        <w:rPr>
          <w:rFonts w:ascii="Corbel" w:eastAsia="Times New Roman" w:hAnsi="Corbel" w:cs="Times New Roman"/>
          <w:lang w:eastAsia="pl-PL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341BAC3" w14:textId="5BA682BC" w:rsidR="009D6D8A" w:rsidRPr="004431D3" w:rsidRDefault="009D6D8A" w:rsidP="000A533D">
      <w:pPr>
        <w:spacing w:after="0" w:line="240" w:lineRule="auto"/>
        <w:rPr>
          <w:rFonts w:ascii="Corbel" w:eastAsia="Times New Roman" w:hAnsi="Corbel" w:cs="Times New Roman"/>
          <w:lang w:eastAsia="pl-PL"/>
        </w:rPr>
      </w:pPr>
    </w:p>
    <w:p w14:paraId="1DF25378" w14:textId="19C8BACD" w:rsidR="009D6D8A" w:rsidRPr="004431D3" w:rsidRDefault="009D6D8A" w:rsidP="000A533D">
      <w:pPr>
        <w:spacing w:after="0" w:line="240" w:lineRule="auto"/>
        <w:rPr>
          <w:rFonts w:ascii="Corbel" w:eastAsia="Calibri" w:hAnsi="Corbel"/>
          <w:b/>
        </w:rPr>
      </w:pPr>
    </w:p>
    <w:p w14:paraId="44B300CC" w14:textId="77777777" w:rsidR="00361DE1" w:rsidRPr="004431D3" w:rsidRDefault="00361DE1" w:rsidP="000A533D">
      <w:pPr>
        <w:spacing w:after="0" w:line="240" w:lineRule="auto"/>
        <w:rPr>
          <w:rFonts w:ascii="Corbel" w:eastAsia="Calibri" w:hAnsi="Corbel"/>
          <w:b/>
        </w:rPr>
      </w:pPr>
    </w:p>
    <w:p w14:paraId="26FA0DBB" w14:textId="77777777" w:rsidR="009D1931" w:rsidRPr="004431D3" w:rsidRDefault="009D19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hAnsi="Corbel"/>
        </w:rPr>
        <w:t>Nauczanie języków obcych – język angielski i rosyjski</w:t>
      </w:r>
    </w:p>
    <w:p w14:paraId="61ED769B" w14:textId="77777777" w:rsidR="009D1931" w:rsidRPr="004431D3" w:rsidRDefault="009D19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6DEBF092" w14:textId="77777777" w:rsidR="009D1931" w:rsidRPr="004431D3" w:rsidRDefault="009D19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0F791032" w14:textId="77777777" w:rsidR="009D1931" w:rsidRPr="004431D3" w:rsidRDefault="009D1931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Profil kształcenia – </w:t>
      </w:r>
      <w:r w:rsidRPr="004431D3">
        <w:rPr>
          <w:rFonts w:ascii="Corbel" w:eastAsia="Calibri" w:hAnsi="Corbel"/>
        </w:rPr>
        <w:t>praktyczny</w:t>
      </w:r>
    </w:p>
    <w:p w14:paraId="326F0B15" w14:textId="77777777" w:rsidR="009D1931" w:rsidRPr="004431D3" w:rsidRDefault="009D1931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68668482" w14:textId="77777777" w:rsidTr="001116F6">
        <w:tc>
          <w:tcPr>
            <w:tcW w:w="567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6908F1F4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E5DFEC" w:themeFill="accent4" w:themeFillTint="33"/>
            <w:vAlign w:val="center"/>
          </w:tcPr>
          <w:p w14:paraId="173708DE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55BDD5A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  <w:tcBorders>
              <w:bottom w:val="single" w:sz="4" w:space="0" w:color="auto"/>
            </w:tcBorders>
          </w:tcPr>
          <w:p w14:paraId="2047A216" w14:textId="76EB4684" w:rsidR="009D1931" w:rsidRPr="004431D3" w:rsidRDefault="00130A5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orbel" w:hAnsi="Corbel" w:cs="Corbel"/>
                <w:b/>
              </w:rPr>
              <w:t>J</w:t>
            </w:r>
            <w:r w:rsidR="009D1931" w:rsidRPr="004431D3">
              <w:rPr>
                <w:rFonts w:ascii="Corbel" w:eastAsia="Corbel" w:hAnsi="Corbel" w:cs="Corbel"/>
                <w:b/>
              </w:rPr>
              <w:t xml:space="preserve">ęzyk angielski </w:t>
            </w:r>
            <w:r w:rsidR="002B14EF" w:rsidRPr="004431D3">
              <w:rPr>
                <w:rFonts w:ascii="Corbel" w:eastAsia="Calibri" w:hAnsi="Corbel"/>
                <w:b/>
              </w:rPr>
              <w:t>–</w:t>
            </w:r>
            <w:r w:rsidR="002B14EF" w:rsidRPr="004431D3">
              <w:rPr>
                <w:rFonts w:ascii="Corbel" w:hAnsi="Corbel"/>
                <w:bCs/>
              </w:rPr>
              <w:t xml:space="preserve"> na poziomie podstawowym lub rozszerzonym z części pisemnej egzaminu maturalnego</w:t>
            </w:r>
            <w:r w:rsidR="002B14EF" w:rsidRPr="004431D3">
              <w:rPr>
                <w:rFonts w:ascii="Corbel" w:eastAsia="Corbel" w:hAnsi="Corbel" w:cs="Corbel"/>
              </w:rPr>
              <w:t xml:space="preserve"> </w:t>
            </w:r>
            <w:r w:rsidR="004A38CF" w:rsidRPr="004431D3">
              <w:rPr>
                <w:rFonts w:ascii="Corbel" w:eastAsia="Corbel" w:hAnsi="Corbel" w:cs="Corbel"/>
              </w:rPr>
              <w:t xml:space="preserve">lub z matury dwujęzycznej </w:t>
            </w:r>
            <w:r w:rsidR="009D1931" w:rsidRPr="004431D3">
              <w:rPr>
                <w:rFonts w:ascii="Corbel" w:eastAsia="Corbel" w:hAnsi="Corbel" w:cs="Corbel"/>
              </w:rPr>
              <w:t xml:space="preserve"> </w:t>
            </w:r>
          </w:p>
        </w:tc>
        <w:tc>
          <w:tcPr>
            <w:tcW w:w="2306" w:type="dxa"/>
            <w:vMerge w:val="restart"/>
            <w:tcBorders>
              <w:bottom w:val="single" w:sz="4" w:space="0" w:color="auto"/>
            </w:tcBorders>
            <w:vAlign w:val="center"/>
          </w:tcPr>
          <w:p w14:paraId="7721D80B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686A04B8" w14:textId="77777777" w:rsidR="009D1931" w:rsidRPr="004431D3" w:rsidRDefault="009D1931" w:rsidP="000A533D">
            <w:pPr>
              <w:spacing w:after="0" w:line="240" w:lineRule="auto"/>
              <w:rPr>
                <w:rFonts w:ascii="Corbel" w:eastAsia="Calibri" w:hAnsi="Corbel"/>
                <w:b/>
                <w:sz w:val="18"/>
              </w:rPr>
            </w:pPr>
          </w:p>
          <w:p w14:paraId="4644083F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3AFD26F6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1CCC8F8C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EABC214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E415966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8BC5AC3" w14:textId="1DBA4348" w:rsidR="004A3F82" w:rsidRPr="004431D3" w:rsidRDefault="00FD52C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0DB3DC47" w14:textId="77777777" w:rsidR="007A3375" w:rsidRPr="004431D3" w:rsidRDefault="007A3375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2CF2AE0D" w14:textId="77777777" w:rsidR="004A3F82" w:rsidRPr="004431D3" w:rsidRDefault="004A3F82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bCs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 xml:space="preserve">Dla matury </w:t>
            </w:r>
          </w:p>
          <w:p w14:paraId="750BFFF0" w14:textId="77777777" w:rsidR="004A3F82" w:rsidRPr="004431D3" w:rsidRDefault="004A3F82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b/>
                <w:bCs/>
                <w:sz w:val="18"/>
              </w:rPr>
              <w:t>dwujęzycznej</w:t>
            </w:r>
            <w:r w:rsidRPr="004431D3">
              <w:rPr>
                <w:rFonts w:ascii="Corbel" w:eastAsia="Calibri" w:hAnsi="Corbel"/>
                <w:b/>
                <w:sz w:val="18"/>
              </w:rPr>
              <w:t>**</w:t>
            </w:r>
          </w:p>
        </w:tc>
      </w:tr>
      <w:tr w:rsidR="000D0B2D" w:rsidRPr="004431D3" w14:paraId="27361617" w14:textId="77777777" w:rsidTr="001116F6">
        <w:tc>
          <w:tcPr>
            <w:tcW w:w="567" w:type="dxa"/>
            <w:tcBorders>
              <w:top w:val="single" w:sz="4" w:space="0" w:color="auto"/>
            </w:tcBorders>
            <w:shd w:val="clear" w:color="auto" w:fill="E5DFEC" w:themeFill="accent4" w:themeFillTint="33"/>
            <w:vAlign w:val="center"/>
          </w:tcPr>
          <w:p w14:paraId="3FF665D7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tcBorders>
              <w:top w:val="single" w:sz="4" w:space="0" w:color="auto"/>
            </w:tcBorders>
            <w:shd w:val="clear" w:color="auto" w:fill="E5DFEC" w:themeFill="accent4" w:themeFillTint="33"/>
            <w:vAlign w:val="center"/>
          </w:tcPr>
          <w:p w14:paraId="6AADB12F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4734E3D" w14:textId="77777777" w:rsidR="009D1931" w:rsidRPr="004431D3" w:rsidRDefault="009D19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tcBorders>
              <w:top w:val="single" w:sz="4" w:space="0" w:color="auto"/>
            </w:tcBorders>
          </w:tcPr>
          <w:p w14:paraId="768D3ECB" w14:textId="5EF15B5C" w:rsidR="009D1931" w:rsidRPr="004431D3" w:rsidRDefault="00130A5B" w:rsidP="000A533D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eastAsia="Corbel" w:hAnsi="Corbel" w:cs="Corbel"/>
                <w:b/>
                <w:sz w:val="22"/>
                <w:szCs w:val="22"/>
              </w:rPr>
              <w:t>J</w:t>
            </w:r>
            <w:r w:rsidR="009D1931" w:rsidRPr="004431D3">
              <w:rPr>
                <w:rFonts w:ascii="Corbel" w:eastAsia="Corbel" w:hAnsi="Corbel" w:cs="Corbel"/>
                <w:b/>
                <w:sz w:val="22"/>
                <w:szCs w:val="22"/>
              </w:rPr>
              <w:t xml:space="preserve">ęzyk polski </w:t>
            </w:r>
            <w:r w:rsidR="004A38CF" w:rsidRPr="004431D3">
              <w:rPr>
                <w:rFonts w:ascii="Corbel" w:eastAsia="Calibri" w:hAnsi="Corbel"/>
                <w:b/>
                <w:sz w:val="22"/>
              </w:rPr>
              <w:t>–</w:t>
            </w:r>
            <w:r w:rsidR="004A38CF" w:rsidRPr="004431D3">
              <w:rPr>
                <w:rFonts w:ascii="Corbel" w:hAnsi="Corbel"/>
                <w:bCs/>
                <w:sz w:val="22"/>
              </w:rPr>
              <w:t xml:space="preserve"> na poziomie podstawowym lub rozszerzonym z części pisemnej egzaminu maturalnego</w:t>
            </w:r>
          </w:p>
          <w:p w14:paraId="23AEDA46" w14:textId="77777777" w:rsidR="009D1931" w:rsidRPr="004431D3" w:rsidRDefault="009D193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  <w:tc>
          <w:tcPr>
            <w:tcW w:w="2306" w:type="dxa"/>
            <w:vMerge/>
            <w:tcBorders>
              <w:top w:val="single" w:sz="4" w:space="0" w:color="auto"/>
            </w:tcBorders>
          </w:tcPr>
          <w:p w14:paraId="05F871E5" w14:textId="77777777" w:rsidR="009D1931" w:rsidRPr="004431D3" w:rsidRDefault="009D1931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0FA3729" w14:textId="77777777" w:rsidR="00317B0C" w:rsidRPr="004431D3" w:rsidRDefault="009D1931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A2312AE" w14:textId="77777777" w:rsidR="004A3F82" w:rsidRPr="004431D3" w:rsidRDefault="004A3F82" w:rsidP="000A533D">
      <w:pPr>
        <w:pStyle w:val="paragraph"/>
        <w:spacing w:before="0" w:beforeAutospacing="0" w:after="0" w:afterAutospacing="0"/>
        <w:textAlignment w:val="baseline"/>
        <w:rPr>
          <w:rFonts w:ascii="Corbel" w:hAnsi="Corbel" w:cs="Segoe UI"/>
          <w:b/>
          <w:bCs/>
          <w:sz w:val="18"/>
          <w:szCs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** </w:t>
      </w:r>
      <w:r w:rsidRPr="004431D3">
        <w:rPr>
          <w:rStyle w:val="normaltextrun"/>
          <w:rFonts w:ascii="Corbel" w:hAnsi="Corbel" w:cs="Segoe UI"/>
          <w:sz w:val="18"/>
          <w:szCs w:val="18"/>
        </w:rPr>
        <w:t xml:space="preserve">Wyniki procentowe z matury dwujęzycznej  przelicza się na wynik właściwy poziomowi rozszerzonemu w następujący sposób: </w:t>
      </w:r>
      <w:r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poziom rozszerzony = matura dwujęzyczna x 1,3</w:t>
      </w:r>
      <w:r w:rsidR="006A687C"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.</w:t>
      </w:r>
    </w:p>
    <w:p w14:paraId="2E90A7E8" w14:textId="77777777" w:rsidR="004A3F82" w:rsidRPr="004431D3" w:rsidRDefault="004A3F82" w:rsidP="000A533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orbel" w:hAnsi="Corbel" w:cs="Segoe UI"/>
          <w:sz w:val="18"/>
          <w:szCs w:val="18"/>
        </w:rPr>
      </w:pPr>
      <w:r w:rsidRPr="004431D3">
        <w:rPr>
          <w:rStyle w:val="normaltextrun"/>
          <w:rFonts w:ascii="Corbel" w:hAnsi="Corbel" w:cs="Segoe UI"/>
          <w:sz w:val="18"/>
          <w:szCs w:val="18"/>
        </w:rPr>
        <w:t>Wynik zaokrągla się do pełnych jednostek i nie może on przekroczyć 100%. Uzyskany w ten sposób wynik traktowany jest jako wynik z egzaminu maturalne</w:t>
      </w:r>
      <w:r w:rsidR="002D708C" w:rsidRPr="004431D3">
        <w:rPr>
          <w:rStyle w:val="normaltextrun"/>
          <w:rFonts w:ascii="Corbel" w:hAnsi="Corbel" w:cs="Segoe UI"/>
          <w:sz w:val="18"/>
          <w:szCs w:val="18"/>
        </w:rPr>
        <w:t>go na poziomie rozszerzonym i w </w:t>
      </w:r>
      <w:r w:rsidRPr="004431D3">
        <w:rPr>
          <w:rStyle w:val="normaltextrun"/>
          <w:rFonts w:ascii="Corbel" w:hAnsi="Corbel" w:cs="Segoe UI"/>
          <w:sz w:val="18"/>
          <w:szCs w:val="18"/>
        </w:rPr>
        <w:t xml:space="preserve">związku z tym </w:t>
      </w:r>
      <w:r w:rsidRPr="004431D3">
        <w:rPr>
          <w:rStyle w:val="normaltextrun"/>
          <w:rFonts w:ascii="Corbel" w:hAnsi="Corbel" w:cs="Segoe UI"/>
          <w:b/>
          <w:bCs/>
          <w:sz w:val="18"/>
          <w:szCs w:val="18"/>
        </w:rPr>
        <w:t>mnożony razy 2.</w:t>
      </w:r>
    </w:p>
    <w:p w14:paraId="7E862B25" w14:textId="6A81A5E4" w:rsidR="00317B0C" w:rsidRPr="004431D3" w:rsidRDefault="00317B0C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0AC61344" w14:textId="6BDDDFB5" w:rsidR="002927ED" w:rsidRPr="004431D3" w:rsidRDefault="002927ED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0253688D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54DE883E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Nauki o rodzinie </w:t>
      </w:r>
    </w:p>
    <w:p w14:paraId="781D9401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21C3E745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38C141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5FEC7267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4552AB9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CEDB98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6F431C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126C48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74D9CEC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b/>
              </w:rPr>
              <w:t>Język polski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789E09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F79553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CC836A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7E5FD5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D3597F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C1323D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7A210B54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F8CF04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CEAD7B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86368D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8B9F1A0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="Arial"/>
                <w:b/>
              </w:rPr>
              <w:t>Język obcy nowożytny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07741B9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7D6053A2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0BC8D6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C897F6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1E9B49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7DC0D4D8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69B26F2F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3756DD4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BF283F4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5E52B65F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66B46220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095DA9D6" w14:textId="262B504D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Ochrona środowiska </w:t>
      </w:r>
    </w:p>
    <w:p w14:paraId="694939A7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39359D60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58E34051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21275877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4B28B0" w:rsidRPr="004431D3" w14:paraId="2F1C2B72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D799C6D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D730193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0104789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B95122A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chemia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>fizyka z astronomią</w:t>
            </w:r>
            <w:r w:rsidRPr="004431D3">
              <w:rPr>
                <w:rFonts w:ascii="Corbel" w:eastAsia="Calibri" w:hAnsi="Corbel"/>
              </w:rPr>
              <w:t xml:space="preserve"> lub  </w:t>
            </w:r>
            <w:r w:rsidRPr="004431D3">
              <w:rPr>
                <w:rFonts w:ascii="Corbel" w:eastAsia="Calibri" w:hAnsi="Corbel"/>
                <w:b/>
              </w:rPr>
              <w:t xml:space="preserve">fizyka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>biologia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70E67BF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552FC99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556438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96A8F46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80777D4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18CBC2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4B28B0" w:rsidRPr="004431D3" w14:paraId="71E01736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6BB7C1E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1958495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200C215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C68F9CE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biologia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geografia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chemia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fizyka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informatyka </w:t>
            </w:r>
            <w:r w:rsidRPr="004431D3">
              <w:rPr>
                <w:rFonts w:ascii="Corbel" w:eastAsia="Calibri" w:hAnsi="Corbel"/>
              </w:rPr>
              <w:t xml:space="preserve">lub </w:t>
            </w:r>
            <w:r w:rsidRPr="004431D3">
              <w:rPr>
                <w:rFonts w:ascii="Corbel" w:eastAsia="Calibri" w:hAnsi="Corbel"/>
                <w:b/>
              </w:rPr>
              <w:t xml:space="preserve">matematyka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wiedza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o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społeczeństwie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 </w:t>
            </w:r>
          </w:p>
          <w:p w14:paraId="32440178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Pod uwagę brany jest ten przedmiot, który nie został wskazany jako przedmiot obowiązkowy</w:t>
            </w:r>
          </w:p>
        </w:tc>
        <w:tc>
          <w:tcPr>
            <w:tcW w:w="2306" w:type="dxa"/>
            <w:vMerge/>
          </w:tcPr>
          <w:p w14:paraId="75F923D2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4B28B0" w:rsidRPr="004431D3" w14:paraId="14129504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CE7706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5D0B82D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3366121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5838ED1A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przedmiot nieuwzględniony w nadrzędnych kryteriach rekrutacji z grupy przedmiotów obowiązkowych lub dodatkowych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  <w:p w14:paraId="1AECEE8B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Pod uwagę brany jest ten przedmiot, który nie został wskazany jako przedmiot obowiązkowy i przedmiot dodatkowy.</w:t>
            </w:r>
          </w:p>
        </w:tc>
        <w:tc>
          <w:tcPr>
            <w:tcW w:w="2306" w:type="dxa"/>
            <w:vMerge/>
          </w:tcPr>
          <w:p w14:paraId="0E880ACA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7EB85AF" w14:textId="77777777" w:rsidR="004B28B0" w:rsidRPr="004431D3" w:rsidRDefault="004B28B0" w:rsidP="004B28B0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2389820" w14:textId="74666120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0319A747" w14:textId="3CA49D70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Ochrona środowiska</w:t>
      </w:r>
    </w:p>
    <w:p w14:paraId="0A33027F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61F3825A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55DC9AB7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B283BD8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4B28B0" w:rsidRPr="004431D3" w14:paraId="5D6B907E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18C8D63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818C01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588F1EBB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059AD1FD" w14:textId="77777777" w:rsidR="004B28B0" w:rsidRPr="004431D3" w:rsidRDefault="004B28B0" w:rsidP="000E4B3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rbel" w:eastAsia="Times New Roman" w:hAnsi="Corbel" w:cs="Courier New"/>
                <w:lang w:eastAsia="pl-PL"/>
              </w:rPr>
            </w:pPr>
            <w:r w:rsidRPr="004431D3">
              <w:rPr>
                <w:rFonts w:ascii="Corbel" w:eastAsia="Times New Roman" w:hAnsi="Corbel" w:cs="Courier New"/>
                <w:lang w:eastAsia="pl-PL"/>
              </w:rPr>
              <w:t>Dyplom ukończenia studiów I stopnia (inżynierskich lub licencjackich*),jednolitych magisterskich na kierunku ochrona środowiska lub kierunkach pokrewnych**, oraz innych kierunkach, w których zdefiniowane efekty uczenia się zostały odniesione do dziedziny nauk rolniczych.</w:t>
            </w:r>
          </w:p>
          <w:p w14:paraId="1F769986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</w:t>
            </w:r>
            <w:r w:rsidRPr="004431D3">
              <w:rPr>
                <w:rFonts w:ascii="Corbel" w:eastAsia="Times New Roman" w:hAnsi="Corbel" w:cs="Courier New"/>
                <w:lang w:eastAsia="pl-PL"/>
              </w:rPr>
              <w:t>po innych, nie wymienionych niżej kierunkach</w:t>
            </w:r>
            <w:r w:rsidRPr="004431D3">
              <w:rPr>
                <w:rFonts w:ascii="Corbel" w:hAnsi="Corbel"/>
              </w:rPr>
              <w:t>.</w:t>
            </w:r>
          </w:p>
          <w:p w14:paraId="23EC6F84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orbel" w:hAnsi="Corbel" w:cstheme="minorHAnsi"/>
                <w:spacing w:val="-1"/>
              </w:rPr>
            </w:pPr>
            <w:r w:rsidRPr="004431D3">
              <w:rPr>
                <w:rFonts w:ascii="Corbel" w:eastAsia="Corbel" w:hAnsi="Corbel" w:cstheme="minorHAnsi"/>
                <w:b/>
                <w:spacing w:val="-1"/>
              </w:rPr>
              <w:t xml:space="preserve">* </w:t>
            </w:r>
            <w:r w:rsidRPr="004431D3">
              <w:rPr>
                <w:rFonts w:ascii="Corbel" w:eastAsia="Corbel" w:hAnsi="Corbel" w:cstheme="minorHAnsi"/>
                <w:spacing w:val="-1"/>
              </w:rPr>
              <w:t>Kandydat po studiach licencjackich zobowiązany będzie do uzupełnienia w trakcie studiów brakujących kompetencji odpowiadających 30 punktom ECTS. Po rekrutacji przedmioty do uzupełnienia będą wskazywane przez zespół programowy kierunku, indywidualnie dla każdego studenta.</w:t>
            </w:r>
          </w:p>
          <w:p w14:paraId="407ED985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Times New Roman" w:hAnsi="Corbel" w:cstheme="minorHAnsi"/>
                <w:b/>
                <w:lang w:eastAsia="pl-PL"/>
              </w:rPr>
              <w:t>**</w:t>
            </w:r>
            <w:r w:rsidRPr="004431D3">
              <w:rPr>
                <w:rFonts w:ascii="Corbel" w:eastAsia="Times New Roman" w:hAnsi="Corbel" w:cstheme="minorHAnsi"/>
                <w:lang w:eastAsia="pl-PL"/>
              </w:rPr>
              <w:t xml:space="preserve">Agroleśnictwo; architektura krajobrazu; biologia;  biomonitoring; biotechnologia; ekobiznes; ekoenergetyka; ekologia i środowisko; ekologiczne źródła energii; ekomiasto; geografia i gospodarka przestrzenna; geomonitoring; gospodarka i rozwój zrównoważony; gospodarka przestrzenna; inżynieria ekologiczna; inżynieria geoprzestrzenna; inżynieria i gospodarka wodna; inżynieria i monitoring środowiska; inżynieria i ochrona środowiska; inżynieria kształtowania środowiska; inżynieria odnawialnych źródeł energii; inżynieria rolnicza i leśna; inżynieria sanitarna; inżynieria środowiska; jakość i bezpieczeństwo środowiska; leśnictwo; logistyka w sektorze rolno-spożywczym; mikrobiologia; oceanografia; ochrona i inżynieria środowiska przyrodniczego; ochrona zasobów przyrodniczych; odnawialne źródła energii; odnawialne źródła energii i gospodarka odpadami; ogrodnictwo; </w:t>
            </w:r>
            <w:hyperlink r:id="rId9" w:history="1">
              <w:r w:rsidRPr="004431D3">
                <w:rPr>
                  <w:rFonts w:ascii="Corbel" w:eastAsia="Times New Roman" w:hAnsi="Corbel" w:cstheme="minorHAnsi"/>
                  <w:lang w:eastAsia="pl-PL"/>
                </w:rPr>
                <w:t>rewitalizacja terenów zdegradowanych</w:t>
              </w:r>
            </w:hyperlink>
            <w:r w:rsidRPr="004431D3">
              <w:rPr>
                <w:rFonts w:ascii="Corbel" w:eastAsia="Times New Roman" w:hAnsi="Corbel" w:cstheme="minorHAnsi"/>
                <w:lang w:eastAsia="pl-PL"/>
              </w:rPr>
              <w:t xml:space="preserve">; rolnictwo; rolnictwo ekologiczne; turystyka i rekreacja; zarządzanie i adaptacja do zmian klimatu; zarządzanie środowiskiem przyrodniczym; zarządzanie zasobami przyrody; zarządzanie zasobami Ziemi oraz innych kierunków o podobnych treściach programu studiów. </w:t>
            </w:r>
            <w:r w:rsidRPr="004431D3">
              <w:rPr>
                <w:rFonts w:ascii="Corbel" w:eastAsia="Corbel" w:hAnsi="Corbel" w:cstheme="minorHAnsi"/>
                <w:spacing w:val="-1"/>
              </w:rPr>
              <w:t>Oceny zgodności treści programowych kierunków nie wymienionych na powyższej liście dokonywać będzie zespół programowy kierunku Ochrona środowiska, indywidualnie dla każdego kandydata.</w:t>
            </w:r>
          </w:p>
        </w:tc>
      </w:tr>
      <w:tr w:rsidR="004B28B0" w:rsidRPr="004431D3" w14:paraId="12862039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2930F10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EB591C2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6A59B1D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A3C9DFF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Ocena na dyplomie ukończenia studiów.</w:t>
            </w:r>
          </w:p>
        </w:tc>
      </w:tr>
      <w:tr w:rsidR="004B28B0" w:rsidRPr="004431D3" w14:paraId="3D16A88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3E8EE35A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AB4D9D3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7153D3B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64DAE882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Średnia arytmetyczna ocen z toku studiów.</w:t>
            </w:r>
          </w:p>
        </w:tc>
      </w:tr>
    </w:tbl>
    <w:p w14:paraId="6B18F1FD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5A69C9BB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1BDE4012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6E1A6F72" w14:textId="276D0179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Odnawialne źródła energii i gospodarka odpadami</w:t>
      </w:r>
    </w:p>
    <w:p w14:paraId="07325032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303B314F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69DF5E71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3936FE7A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4B28B0" w:rsidRPr="004431D3" w14:paraId="45E6CFE7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0DCD579B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9A67B26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2CF303B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17A0F98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hAnsi="Corbel"/>
                <w:b/>
              </w:rPr>
              <w:t xml:space="preserve"> matematyka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 z astronomią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</w:t>
            </w:r>
            <w:r w:rsidRPr="004431D3">
              <w:rPr>
                <w:rFonts w:ascii="Corbel" w:hAnsi="Corbel"/>
              </w:rPr>
              <w:t xml:space="preserve"> lub </w:t>
            </w:r>
            <w:r w:rsidRPr="004431D3">
              <w:rPr>
                <w:rFonts w:ascii="Corbel" w:hAnsi="Corbel"/>
                <w:b/>
              </w:rPr>
              <w:t>biologia</w:t>
            </w:r>
            <w:r w:rsidRPr="004431D3">
              <w:rPr>
                <w:rFonts w:ascii="Corbel" w:hAnsi="Corbel"/>
              </w:rPr>
              <w:t xml:space="preserve"> lub</w:t>
            </w:r>
            <w:r w:rsidRPr="004431D3">
              <w:rPr>
                <w:rFonts w:ascii="Corbel" w:hAnsi="Corbel"/>
                <w:b/>
              </w:rPr>
              <w:t xml:space="preserve"> geografia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chemia </w:t>
            </w:r>
            <w:r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hAnsi="Corbel"/>
                <w:b/>
              </w:rPr>
              <w:t xml:space="preserve"> </w:t>
            </w:r>
            <w:r w:rsidRPr="004431D3">
              <w:rPr>
                <w:rFonts w:ascii="Corbel" w:hAnsi="Corbel"/>
              </w:rPr>
              <w:t>na poziomie podstawowym lub rozszerzonym z części pisemnej egzaminu maturalnego.</w:t>
            </w:r>
          </w:p>
        </w:tc>
        <w:tc>
          <w:tcPr>
            <w:tcW w:w="2306" w:type="dxa"/>
            <w:vMerge w:val="restart"/>
            <w:vAlign w:val="center"/>
          </w:tcPr>
          <w:p w14:paraId="42B4EA9F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199BCA4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1E6AD93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399DE3FA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93FC628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EA1F2A8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4B28B0" w:rsidRPr="004431D3" w14:paraId="6F4959E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2C2A596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0574F12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70814EB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BB68366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polski</w:t>
            </w:r>
            <w:r w:rsidRPr="004431D3">
              <w:rPr>
                <w:rFonts w:ascii="Corbel" w:hAnsi="Corbel"/>
              </w:rPr>
              <w:t xml:space="preserve"> – na poziomie podstawowym lub rozszerzonym z części pisemnej egzaminu maturalnego.</w:t>
            </w:r>
          </w:p>
        </w:tc>
        <w:tc>
          <w:tcPr>
            <w:tcW w:w="2306" w:type="dxa"/>
            <w:vMerge/>
          </w:tcPr>
          <w:p w14:paraId="13DBB8B3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4B28B0" w:rsidRPr="004431D3" w14:paraId="41C670F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C0BF46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1ACC1E8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B979FB1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2D65545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</w:t>
            </w:r>
            <w:r w:rsidRPr="004431D3">
              <w:rPr>
                <w:rFonts w:ascii="Corbel" w:hAnsi="Corbel"/>
                <w:i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>nowożytny</w:t>
            </w:r>
            <w:r w:rsidRPr="004431D3">
              <w:rPr>
                <w:rFonts w:ascii="Corbel" w:hAnsi="Corbel"/>
              </w:rPr>
              <w:t xml:space="preserve"> - na poziomie podstawowym lub rozszerzonym z części pisemnej egzaminu maturalnego.</w:t>
            </w:r>
          </w:p>
        </w:tc>
        <w:tc>
          <w:tcPr>
            <w:tcW w:w="2306" w:type="dxa"/>
            <w:vMerge/>
          </w:tcPr>
          <w:p w14:paraId="7391F73A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4E9BA07" w14:textId="77777777" w:rsidR="004B28B0" w:rsidRPr="004431D3" w:rsidRDefault="004B28B0" w:rsidP="004B28B0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ED4A05D" w14:textId="54381ECA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4E18FF94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color w:val="FF0000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Odnawialne źródła energii i gospodarka odpadami</w:t>
      </w:r>
    </w:p>
    <w:p w14:paraId="3011AAE8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30D64D77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28669723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2C0E971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4B28B0" w:rsidRPr="004431D3" w14:paraId="4EE6CE4C" w14:textId="77777777" w:rsidTr="004B28B0">
        <w:tc>
          <w:tcPr>
            <w:tcW w:w="203" w:type="pct"/>
            <w:shd w:val="clear" w:color="auto" w:fill="E5DFEC" w:themeFill="accent4" w:themeFillTint="33"/>
            <w:vAlign w:val="center"/>
          </w:tcPr>
          <w:p w14:paraId="3DC851B8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8F3C621" w14:textId="77777777" w:rsidR="004B28B0" w:rsidRPr="004431D3" w:rsidRDefault="004B28B0" w:rsidP="004B28B0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4B04B901" w14:textId="52C853C6" w:rsidR="004B28B0" w:rsidRPr="004431D3" w:rsidRDefault="004B28B0" w:rsidP="004B28B0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od kandydata</w:t>
            </w:r>
          </w:p>
        </w:tc>
        <w:tc>
          <w:tcPr>
            <w:tcW w:w="3784" w:type="pct"/>
          </w:tcPr>
          <w:p w14:paraId="0F3A2D1D" w14:textId="361B144C" w:rsidR="004B28B0" w:rsidRPr="004431D3" w:rsidRDefault="004B28B0" w:rsidP="004B28B0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 xml:space="preserve">Dyplom ukończenia studiów inżynierskich I stopnia lub jednolitych studiów magisterskich lub równorzędnych oraz legitymowanie się tytułem zawodowym inżyniera lub magistra inżyniera na kierunku odnawialne źródła energii </w:t>
            </w:r>
            <w:r w:rsidRPr="004431D3">
              <w:rPr>
                <w:rFonts w:ascii="Corbel" w:eastAsia="Calibri" w:hAnsi="Corbel"/>
              </w:rPr>
              <w:lastRenderedPageBreak/>
              <w:t>i gospodarka odpadami lub kierunkach pokrewnych*, w których zdefiniowane efekty uczenia się zostały odniesione do dziedziny nauk rolniczych.</w:t>
            </w:r>
          </w:p>
          <w:p w14:paraId="45E16B88" w14:textId="77777777" w:rsidR="004B28B0" w:rsidRPr="004431D3" w:rsidRDefault="004B28B0" w:rsidP="004B28B0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Pozytywny wynik rozmowy kwalifikacyjnej sprawdzającej kompetencje kandydata do podjęcia studiów II stopnia dla absolwentów po innych, nie wymienionych niżej kierunkach.</w:t>
            </w:r>
          </w:p>
          <w:p w14:paraId="73E70A82" w14:textId="77777777" w:rsidR="004B28B0" w:rsidRPr="004431D3" w:rsidRDefault="004B28B0" w:rsidP="002A6380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* biogospodarka; ekoenergetyka; ekologiczne źródła energii; inżynieria ekologiczna; inżynieria i gospodarka wodna; inżynieria i monitoring środowiska; inżynieria kształtowania środowiska; inżynieria środowiska; inżynieria odnawialnych źródeł energii; inżynieria sanitarna; jakość i bezpieczeństwo środowiska; ochrona i inżynieria środowiska przyrodniczego; ochrona środowiska; odnawialne źródła energii; rolnictwo oraz innych kierunków o podobnych treściach programu studiów.</w:t>
            </w:r>
          </w:p>
          <w:p w14:paraId="018B0FB9" w14:textId="77777777" w:rsidR="004B28B0" w:rsidRPr="004431D3" w:rsidRDefault="004B28B0" w:rsidP="004B28B0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Oceny zgodności treści programowych kierunków nie wymienionych na powyższej liście z efektami uczenia się dla dziedziny nauk rolniczych dokonywać będzie zespół programowy kierunku odnawialne źródła energii i gospodarka odpadami, indywidualnie dla każdego kandydata.</w:t>
            </w:r>
            <w:r w:rsidRPr="004431D3">
              <w:rPr>
                <w:rFonts w:ascii="Corbel" w:hAnsi="Corbel"/>
              </w:rPr>
              <w:t xml:space="preserve"> Kandydat zobowiązany jest dostarczyć opis efektów uczenia się określonych w programie studiów oraz harmonogram studiów które ukończył.</w:t>
            </w:r>
          </w:p>
        </w:tc>
      </w:tr>
      <w:tr w:rsidR="004B28B0" w:rsidRPr="004431D3" w14:paraId="0B5AA3F6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07852C41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AFF751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53C6F30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0A82713D" w14:textId="77777777" w:rsidR="004B28B0" w:rsidRPr="004431D3" w:rsidRDefault="004B28B0" w:rsidP="000E4B31">
            <w:pPr>
              <w:spacing w:after="0" w:line="240" w:lineRule="auto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 xml:space="preserve">Ocena na dyplomie ukończenia studiów. </w:t>
            </w:r>
          </w:p>
          <w:p w14:paraId="493EDABF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4B28B0" w:rsidRPr="004431D3" w14:paraId="22B7B7ED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F50CE4A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A06B005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D9B8010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518CD442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Średnia arytmetyczna ocen z toku studiów.</w:t>
            </w:r>
          </w:p>
        </w:tc>
      </w:tr>
    </w:tbl>
    <w:p w14:paraId="16A6FB2E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3353DE43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2DA08A90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  <w:b/>
        </w:rPr>
      </w:pPr>
    </w:p>
    <w:p w14:paraId="1B62ED09" w14:textId="33826D1C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hAnsi="Corbel"/>
        </w:rPr>
        <w:t>Optometria</w:t>
      </w:r>
    </w:p>
    <w:p w14:paraId="3D2C36AE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43A84D4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3406AE21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F52FE27" w14:textId="77777777" w:rsidR="004B28B0" w:rsidRPr="004431D3" w:rsidRDefault="004B28B0" w:rsidP="004B28B0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4B28B0" w:rsidRPr="004431D3" w14:paraId="7600BC17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DED1A07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C0C3BC2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C5D6AA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6D24996" w14:textId="644AB418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</w:t>
            </w:r>
            <w:r w:rsidRPr="004431D3">
              <w:rPr>
                <w:rFonts w:ascii="Corbel" w:hAnsi="Corbel"/>
                <w:b/>
              </w:rPr>
              <w:t xml:space="preserve">biologia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matematyka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 </w:t>
            </w:r>
            <w:r w:rsidRPr="004431D3">
              <w:rPr>
                <w:rFonts w:ascii="Corbel" w:hAnsi="Corbel"/>
              </w:rPr>
              <w:t>lub</w:t>
            </w:r>
            <w:r w:rsidR="00B965B2" w:rsidRPr="004431D3">
              <w:rPr>
                <w:rFonts w:ascii="Corbel" w:hAnsi="Corbel"/>
                <w:b/>
              </w:rPr>
              <w:t xml:space="preserve"> fizyka z </w:t>
            </w:r>
            <w:r w:rsidRPr="004431D3">
              <w:rPr>
                <w:rFonts w:ascii="Corbel" w:hAnsi="Corbel"/>
                <w:b/>
              </w:rPr>
              <w:t xml:space="preserve">astronomią </w:t>
            </w:r>
            <w:r w:rsidRPr="004431D3">
              <w:rPr>
                <w:rFonts w:ascii="Corbel" w:hAnsi="Corbel"/>
              </w:rPr>
              <w:t>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C5DD821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6739659E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FFC5383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2E1C9EC2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1B034DF9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8D30699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2B0FDD1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B05F36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2 pkt</w:t>
            </w:r>
          </w:p>
          <w:p w14:paraId="0E584E6E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6CC5946C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72DBD17E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4B28B0" w:rsidRPr="004431D3" w14:paraId="5C3E8FF9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53CBF29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67E44A9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51CED26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1C297E9" w14:textId="1D22FAFC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</w:t>
            </w:r>
            <w:r w:rsidRPr="004431D3">
              <w:rPr>
                <w:rFonts w:ascii="Corbel" w:hAnsi="Corbel"/>
                <w:b/>
              </w:rPr>
              <w:t xml:space="preserve">chemia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matematyka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fizyka </w:t>
            </w:r>
            <w:r w:rsidRPr="004431D3">
              <w:rPr>
                <w:rFonts w:ascii="Corbel" w:hAnsi="Corbel"/>
              </w:rPr>
              <w:t>lub</w:t>
            </w:r>
            <w:r w:rsidR="00B965B2" w:rsidRPr="004431D3">
              <w:rPr>
                <w:rFonts w:ascii="Corbel" w:hAnsi="Corbel"/>
                <w:b/>
              </w:rPr>
              <w:t xml:space="preserve"> fizyka z </w:t>
            </w:r>
            <w:r w:rsidRPr="004431D3">
              <w:rPr>
                <w:rFonts w:ascii="Corbel" w:hAnsi="Corbel"/>
                <w:b/>
              </w:rPr>
              <w:t xml:space="preserve">astronomią </w:t>
            </w:r>
            <w:r w:rsidR="00B965B2" w:rsidRPr="004431D3">
              <w:rPr>
                <w:rFonts w:ascii="Corbel" w:hAnsi="Corbel"/>
              </w:rPr>
              <w:t xml:space="preserve">– na poziomie </w:t>
            </w:r>
            <w:r w:rsidRPr="004431D3">
              <w:rPr>
                <w:rFonts w:ascii="Corbel" w:hAnsi="Corbel"/>
              </w:rPr>
              <w:t>podstawowym</w:t>
            </w:r>
            <w:r w:rsidR="00B965B2" w:rsidRPr="004431D3">
              <w:rPr>
                <w:rFonts w:ascii="Corbel" w:hAnsi="Corbel"/>
              </w:rPr>
              <w:t xml:space="preserve"> lub rozszerzonym</w:t>
            </w:r>
            <w:r w:rsidRPr="004431D3">
              <w:rPr>
                <w:rFonts w:ascii="Corbel" w:hAnsi="Corbel"/>
              </w:rPr>
              <w:t xml:space="preserve"> z części pisemnej egzaminu maturalnego </w:t>
            </w:r>
          </w:p>
          <w:p w14:paraId="214A759A" w14:textId="77777777" w:rsidR="004B28B0" w:rsidRPr="004431D3" w:rsidRDefault="004B28B0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lastRenderedPageBreak/>
              <w:t>Pod uwagę brany jest ten przedmiot, który nie został wskazany jako przedmiot obowiązkowy</w:t>
            </w:r>
          </w:p>
          <w:p w14:paraId="408E5204" w14:textId="77777777" w:rsidR="004B28B0" w:rsidRPr="004431D3" w:rsidRDefault="004B28B0" w:rsidP="000E4B31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lub wyniki egzaminów potwierdzających kwalifikacje w zawodzie lub egzaminów zawodowych w zakresie: optyk-mechanik, technik optyk</w:t>
            </w:r>
          </w:p>
        </w:tc>
        <w:tc>
          <w:tcPr>
            <w:tcW w:w="2306" w:type="dxa"/>
            <w:vMerge/>
          </w:tcPr>
          <w:p w14:paraId="2EED2F5B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4B28B0" w:rsidRPr="004431D3" w14:paraId="086CB5D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7261C18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C10C05A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9B00B4B" w14:textId="77777777" w:rsidR="004B28B0" w:rsidRPr="004431D3" w:rsidRDefault="004B28B0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21AE2AD8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31AE57D8" w14:textId="77777777" w:rsidR="004B28B0" w:rsidRPr="004431D3" w:rsidRDefault="004B28B0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D89A232" w14:textId="77777777" w:rsidR="004B28B0" w:rsidRPr="004431D3" w:rsidRDefault="004B28B0" w:rsidP="004B28B0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D17D1AA" w14:textId="342039DF" w:rsidR="004B28B0" w:rsidRPr="004431D3" w:rsidRDefault="004B28B0" w:rsidP="004B28B0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294C3310" w14:textId="77777777" w:rsidR="004B28B0" w:rsidRPr="004431D3" w:rsidRDefault="004B28B0" w:rsidP="004B28B0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7B034124" w14:textId="76F77ED5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6E70E45" w14:textId="02F0836B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91B413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Pedagogika</w:t>
      </w:r>
    </w:p>
    <w:p w14:paraId="15A18DC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71C9115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9AB0EB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2609A10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7D0DEEFC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F031CE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578692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767404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F19E3B2" w14:textId="77777777" w:rsidR="00123C1B" w:rsidRPr="004431D3" w:rsidRDefault="00123C1B" w:rsidP="000A533D">
            <w:pPr>
              <w:pStyle w:val="Bezodstpw"/>
              <w:jc w:val="both"/>
              <w:rPr>
                <w:rFonts w:ascii="Corbel" w:hAnsi="Corbel"/>
                <w:i/>
                <w:sz w:val="22"/>
                <w:szCs w:val="22"/>
              </w:rPr>
            </w:pPr>
            <w:r w:rsidRPr="004431D3">
              <w:rPr>
                <w:rFonts w:ascii="Corbel" w:hAnsi="Corbel" w:cs="Arial"/>
                <w:b/>
                <w:sz w:val="22"/>
                <w:szCs w:val="22"/>
              </w:rPr>
              <w:t>Język polski</w:t>
            </w:r>
            <w:r w:rsidRPr="004431D3">
              <w:rPr>
                <w:rFonts w:ascii="Corbel" w:hAnsi="Corbel" w:cs="Arial"/>
                <w:sz w:val="22"/>
                <w:szCs w:val="22"/>
              </w:rPr>
              <w:t xml:space="preserve"> 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– </w:t>
            </w:r>
            <w:r w:rsidRPr="004431D3">
              <w:rPr>
                <w:rFonts w:ascii="Corbel" w:eastAsia="Calibri" w:hAnsi="Corbel"/>
                <w:sz w:val="22"/>
                <w:szCs w:val="22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F40FFE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BA60B6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C1010A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F5BFDA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71FF7B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06E285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34C03D32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1A963CE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0AB071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0C3AE3E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A45EEC2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="Arial"/>
                <w:b/>
              </w:rPr>
              <w:t>Język obcy nowożytny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7E55A25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6D579F14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DF8757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FBF28F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392E07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4BB4964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FFB78D6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557EAD7D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Cs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7D26B8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5E74E39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Pedagogika</w:t>
      </w:r>
    </w:p>
    <w:p w14:paraId="454B793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7B75DB4A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736A9B71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BDA3E1A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7324849B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5E8D559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F1A76F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6554045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6337EA4D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</w:rPr>
              <w:t>Dyplom ukończenia studiów I stopnia na kierunku pedagogika oraz wybranych kierunków pokrewnych z obszaru nauk społecznych takich jak: nauki o rodzinie, nauki o komunikacji społecznej i mediach, psychologia, socjologia.</w:t>
            </w:r>
          </w:p>
        </w:tc>
      </w:tr>
      <w:tr w:rsidR="00123C1B" w:rsidRPr="004431D3" w14:paraId="431E305B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5B00191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DCF0E5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B655BD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73ACB164" w14:textId="12571C0B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 w:cs="Arial"/>
              </w:rPr>
            </w:pPr>
            <w:r w:rsidRPr="004431D3">
              <w:rPr>
                <w:rFonts w:ascii="Corbel" w:hAnsi="Corbel" w:cs="Arial"/>
              </w:rPr>
              <w:t>Ocena na dyplomie ukończenia studiów.</w:t>
            </w:r>
          </w:p>
        </w:tc>
      </w:tr>
      <w:tr w:rsidR="00123C1B" w:rsidRPr="004431D3" w14:paraId="1DCBC280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7831E39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CF5954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46C112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20DB72B1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 w:cs="Aria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 w:cs="Arial"/>
              </w:rPr>
              <w:t>.</w:t>
            </w:r>
          </w:p>
        </w:tc>
      </w:tr>
    </w:tbl>
    <w:p w14:paraId="2CF165F1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3E0A64B" w14:textId="47D5F5FD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764AC45F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C5859A0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Pedagogika przedszkolna i wczesnoszkolna</w:t>
      </w:r>
    </w:p>
    <w:p w14:paraId="0473027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4B31DFE0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53667601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1CC9F83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1EC165E8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B43B5B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F9DEFC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903E8F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60D9032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b/>
              </w:rPr>
              <w:t>Język polski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1618BA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63870E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E50D7F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E7ADEF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AC8DD0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6D46F6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2BA8FAE0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C6F395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1F6AF9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7FBA311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4FAB413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="Arial"/>
                <w:b/>
              </w:rPr>
              <w:t>Język obcy nowożytny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0DAF9AB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3F7200B8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CAD307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B298EA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451E6A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50A2347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30F844BE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3926891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2C22E5B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E79554B" w14:textId="2D5C6C12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DAAB63F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2FC9D80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Pedagogika specjalna</w:t>
      </w:r>
    </w:p>
    <w:p w14:paraId="6D70ED0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20418AF2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0D7C2D5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6FE3809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08173C52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5C9574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827309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27EED5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A64D596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b/>
              </w:rPr>
              <w:t>Język polski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1962BC4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7BDEA38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734257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68D514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673892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96162C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5FFF37A0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E71C8F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E3787E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3651FD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983C8EF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="Arial"/>
                <w:b/>
              </w:rPr>
              <w:t>Język obcy nowożytny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FC05165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112EEFA9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5D05EE3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790557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72BE43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9DEE2FB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36B67839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50ACEEC6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706465A5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  <w:b/>
        </w:rPr>
      </w:pPr>
    </w:p>
    <w:p w14:paraId="477CD692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  <w:b/>
        </w:rPr>
      </w:pPr>
    </w:p>
    <w:p w14:paraId="13E5BBDA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  <w:b/>
        </w:rPr>
      </w:pPr>
    </w:p>
    <w:p w14:paraId="3A028214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Kierunek –</w:t>
      </w:r>
      <w:r w:rsidRPr="00EC13F4">
        <w:rPr>
          <w:rFonts w:ascii="Corbel" w:hAnsi="Corbel"/>
        </w:rPr>
        <w:t xml:space="preserve"> Pielęgniarstwo</w:t>
      </w:r>
    </w:p>
    <w:p w14:paraId="0D44FD87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Poziom –</w:t>
      </w:r>
      <w:r w:rsidRPr="00EC13F4">
        <w:rPr>
          <w:rFonts w:ascii="Corbel" w:hAnsi="Corbel"/>
        </w:rPr>
        <w:t xml:space="preserve"> I stopnia </w:t>
      </w:r>
    </w:p>
    <w:p w14:paraId="2ABEE9BA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Forma –</w:t>
      </w:r>
      <w:r w:rsidRPr="00EC13F4">
        <w:rPr>
          <w:rFonts w:ascii="Corbel" w:hAnsi="Corbel"/>
        </w:rPr>
        <w:t xml:space="preserve"> stacjonarne</w:t>
      </w:r>
    </w:p>
    <w:p w14:paraId="79195B8F" w14:textId="77777777" w:rsidR="00404676" w:rsidRPr="00EC13F4" w:rsidRDefault="00404676" w:rsidP="00404676">
      <w:pPr>
        <w:spacing w:after="0" w:line="240" w:lineRule="auto"/>
        <w:rPr>
          <w:rFonts w:ascii="Corbel" w:hAnsi="Corbel"/>
        </w:rPr>
      </w:pPr>
      <w:r w:rsidRPr="00EC13F4">
        <w:rPr>
          <w:rFonts w:ascii="Corbel" w:hAnsi="Corbel"/>
          <w:b/>
        </w:rPr>
        <w:t>Profil kształcenia –</w:t>
      </w:r>
      <w:r w:rsidRPr="00EC13F4">
        <w:rPr>
          <w:rFonts w:ascii="Corbel" w:hAnsi="Corbel"/>
        </w:rPr>
        <w:t xml:space="preserve"> praktyczny</w:t>
      </w:r>
    </w:p>
    <w:p w14:paraId="5CDA78BB" w14:textId="77777777" w:rsidR="00404676" w:rsidRPr="00EC13F4" w:rsidRDefault="00404676" w:rsidP="00404676">
      <w:pPr>
        <w:pStyle w:val="Akapitzlist"/>
        <w:spacing w:after="0" w:line="240" w:lineRule="auto"/>
        <w:rPr>
          <w:rFonts w:ascii="Corbel" w:hAnsi="Corbel"/>
        </w:rPr>
      </w:pPr>
    </w:p>
    <w:tbl>
      <w:tblPr>
        <w:tblStyle w:val="Tabela-Siatka"/>
        <w:tblW w:w="1388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16"/>
        <w:gridCol w:w="2268"/>
      </w:tblGrid>
      <w:tr w:rsidR="00404676" w:rsidRPr="004431D3" w14:paraId="25E03179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44567A78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4A533F2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0C6A967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305D89C5" w14:textId="77777777" w:rsidR="00404676" w:rsidRPr="004431D3" w:rsidRDefault="00404676" w:rsidP="00FA0FF7">
            <w:pPr>
              <w:pStyle w:val="Default"/>
              <w:jc w:val="both"/>
              <w:rPr>
                <w:rFonts w:ascii="Corbel" w:hAnsi="Corbel"/>
                <w:sz w:val="22"/>
                <w:szCs w:val="20"/>
              </w:rPr>
            </w:pPr>
            <w:r w:rsidRPr="004431D3">
              <w:rPr>
                <w:rFonts w:ascii="Corbel" w:hAnsi="Corbel"/>
                <w:b/>
                <w:bCs/>
                <w:sz w:val="22"/>
                <w:szCs w:val="20"/>
              </w:rPr>
              <w:t xml:space="preserve">Biologia </w:t>
            </w:r>
            <w:r w:rsidRPr="004431D3">
              <w:rPr>
                <w:rFonts w:ascii="Corbel" w:hAnsi="Corbel"/>
                <w:sz w:val="22"/>
                <w:szCs w:val="20"/>
              </w:rPr>
              <w:t>– na poziomie podstawowym lub rozszerzonym z części pisemnej egzaminu maturalnego</w:t>
            </w:r>
          </w:p>
        </w:tc>
        <w:tc>
          <w:tcPr>
            <w:tcW w:w="2268" w:type="dxa"/>
            <w:vMerge w:val="restart"/>
            <w:vAlign w:val="center"/>
          </w:tcPr>
          <w:p w14:paraId="0F7B0AA2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7E53A7F0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6A5EA024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B326BF4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864588A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CA58B5C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404676" w:rsidRPr="004431D3" w14:paraId="559CB5F5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24D6BBE9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CF3A206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099BABDB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341CA4B6" w14:textId="77777777" w:rsidR="00404676" w:rsidRPr="004431D3" w:rsidRDefault="00404676" w:rsidP="00FA0FF7">
            <w:pPr>
              <w:pStyle w:val="Default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eastAsia="Calibri" w:hAnsi="Corbel"/>
                <w:b/>
                <w:color w:val="auto"/>
                <w:sz w:val="22"/>
                <w:szCs w:val="22"/>
              </w:rPr>
              <w:t>Jeden z przedmiotów do wyboru: c</w:t>
            </w:r>
            <w:r w:rsidRPr="004431D3">
              <w:rPr>
                <w:rFonts w:ascii="Corbel" w:hAnsi="Corbel"/>
                <w:b/>
                <w:bCs/>
                <w:color w:val="auto"/>
                <w:sz w:val="22"/>
                <w:szCs w:val="22"/>
              </w:rPr>
              <w:t xml:space="preserve">hemia </w:t>
            </w:r>
            <w:r w:rsidRPr="004431D3">
              <w:rPr>
                <w:rFonts w:ascii="Corbel" w:hAnsi="Corbel"/>
                <w:bCs/>
                <w:color w:val="auto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bCs/>
                <w:color w:val="auto"/>
                <w:sz w:val="22"/>
                <w:szCs w:val="22"/>
              </w:rPr>
              <w:t xml:space="preserve"> fizyka/fizyka z astronomią </w:t>
            </w:r>
            <w:r w:rsidRPr="004431D3">
              <w:rPr>
                <w:rFonts w:ascii="Corbel" w:hAnsi="Corbel"/>
                <w:bCs/>
                <w:color w:val="auto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bCs/>
                <w:color w:val="auto"/>
                <w:sz w:val="22"/>
                <w:szCs w:val="22"/>
              </w:rPr>
              <w:t xml:space="preserve"> matematyka </w:t>
            </w:r>
            <w:r w:rsidRPr="004431D3">
              <w:rPr>
                <w:rFonts w:ascii="Corbel" w:hAnsi="Corbel"/>
                <w:bCs/>
                <w:color w:val="auto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bCs/>
                <w:color w:val="auto"/>
                <w:sz w:val="22"/>
                <w:szCs w:val="22"/>
              </w:rPr>
              <w:t xml:space="preserve"> geografia </w:t>
            </w:r>
            <w:r w:rsidRPr="004431D3">
              <w:rPr>
                <w:rFonts w:ascii="Corbel" w:hAnsi="Corbel"/>
                <w:color w:val="auto"/>
                <w:sz w:val="22"/>
                <w:szCs w:val="22"/>
              </w:rPr>
              <w:t>– na poziomie podstawowym lub rozszerzonym z części pisemnej egzaminu maturalnego</w:t>
            </w:r>
          </w:p>
        </w:tc>
        <w:tc>
          <w:tcPr>
            <w:tcW w:w="2268" w:type="dxa"/>
            <w:vMerge/>
          </w:tcPr>
          <w:p w14:paraId="49E79DC7" w14:textId="77777777" w:rsidR="00404676" w:rsidRPr="004431D3" w:rsidRDefault="00404676" w:rsidP="00FA0FF7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7FD4999" w14:textId="77777777" w:rsidR="00404676" w:rsidRDefault="00404676" w:rsidP="00404676">
      <w:pPr>
        <w:spacing w:after="0" w:line="240" w:lineRule="auto"/>
        <w:jc w:val="both"/>
        <w:rPr>
          <w:rFonts w:ascii="Corbel" w:hAnsi="Corbel"/>
          <w:bCs/>
          <w:sz w:val="18"/>
        </w:rPr>
      </w:pPr>
      <w:r w:rsidRPr="00EC13F4">
        <w:rPr>
          <w:rFonts w:ascii="Corbel" w:hAnsi="Corbel"/>
          <w:sz w:val="18"/>
        </w:rPr>
        <w:t xml:space="preserve">* </w:t>
      </w:r>
      <w:r w:rsidRPr="00EC13F4">
        <w:rPr>
          <w:rFonts w:ascii="Corbel" w:hAnsi="Corbel"/>
          <w:bCs/>
          <w:sz w:val="18"/>
        </w:rPr>
        <w:t>Przelicznik dla każdego przedmiotu liczony jest osobno</w:t>
      </w:r>
    </w:p>
    <w:p w14:paraId="1D48FD8A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  <w:b/>
        </w:rPr>
      </w:pPr>
    </w:p>
    <w:p w14:paraId="14335E3E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Pielęgniarstwo</w:t>
      </w:r>
    </w:p>
    <w:p w14:paraId="11B33277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22A3ACB7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7C25A5C5" w14:textId="77777777" w:rsidR="00B37455" w:rsidRPr="004431D3" w:rsidRDefault="00B37455" w:rsidP="00B37455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5722D8E4" w14:textId="77777777" w:rsidR="00404676" w:rsidRPr="00963094" w:rsidRDefault="00404676" w:rsidP="00404676">
      <w:pPr>
        <w:spacing w:after="0" w:line="240" w:lineRule="auto"/>
        <w:rPr>
          <w:rFonts w:ascii="Corbel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404676" w:rsidRPr="004431D3" w14:paraId="2970413A" w14:textId="77777777" w:rsidTr="00FA0FF7">
        <w:trPr>
          <w:trHeight w:val="1098"/>
        </w:trPr>
        <w:tc>
          <w:tcPr>
            <w:tcW w:w="203" w:type="pct"/>
            <w:shd w:val="clear" w:color="auto" w:fill="E5DFEC" w:themeFill="accent4" w:themeFillTint="33"/>
            <w:vAlign w:val="center"/>
          </w:tcPr>
          <w:p w14:paraId="6EE780EF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24A566C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8E241FB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B09FE5E" w14:textId="77777777" w:rsidR="00404676" w:rsidRPr="004431D3" w:rsidRDefault="00404676" w:rsidP="00FA0FF7">
            <w:pPr>
              <w:pStyle w:val="Default"/>
              <w:jc w:val="both"/>
              <w:rPr>
                <w:rFonts w:ascii="Corbel" w:eastAsia="Calibri" w:hAnsi="Corbel"/>
                <w:strike/>
                <w:sz w:val="22"/>
              </w:rPr>
            </w:pPr>
            <w:r w:rsidRPr="004431D3">
              <w:rPr>
                <w:rFonts w:ascii="Corbel" w:hAnsi="Corbel"/>
                <w:sz w:val="22"/>
                <w:szCs w:val="20"/>
              </w:rPr>
              <w:t>Dyplom ukończenia studiów I stopnia na kierunku pielęgniarstwo.</w:t>
            </w:r>
          </w:p>
        </w:tc>
      </w:tr>
      <w:tr w:rsidR="00404676" w:rsidRPr="004431D3" w14:paraId="5990B615" w14:textId="77777777" w:rsidTr="00FA0FF7">
        <w:trPr>
          <w:trHeight w:val="907"/>
        </w:trPr>
        <w:tc>
          <w:tcPr>
            <w:tcW w:w="203" w:type="pct"/>
            <w:shd w:val="clear" w:color="auto" w:fill="E5DFEC" w:themeFill="accent4" w:themeFillTint="33"/>
            <w:vAlign w:val="center"/>
          </w:tcPr>
          <w:p w14:paraId="5283292F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CCFC51F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19C9EFF6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73075E98" w14:textId="77777777" w:rsidR="00404676" w:rsidRPr="004431D3" w:rsidRDefault="00404676" w:rsidP="00FA0FF7">
            <w:pPr>
              <w:pStyle w:val="Default"/>
              <w:jc w:val="both"/>
              <w:rPr>
                <w:rFonts w:ascii="Corbel" w:hAnsi="Corbel"/>
                <w:sz w:val="22"/>
                <w:szCs w:val="20"/>
              </w:rPr>
            </w:pPr>
            <w:r w:rsidRPr="004431D3">
              <w:rPr>
                <w:rFonts w:ascii="Corbel" w:hAnsi="Corbel"/>
                <w:sz w:val="22"/>
                <w:szCs w:val="20"/>
              </w:rPr>
              <w:t>Ocena na dyplomie ukończenia studiów I stopnia.</w:t>
            </w:r>
          </w:p>
          <w:p w14:paraId="7CC4F031" w14:textId="77777777" w:rsidR="00404676" w:rsidRDefault="00404676" w:rsidP="00FA0FF7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</w:p>
          <w:p w14:paraId="2A3F751F" w14:textId="77777777" w:rsidR="00404676" w:rsidRDefault="00404676" w:rsidP="00FA0FF7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2"/>
              </w:rPr>
            </w:pPr>
          </w:p>
          <w:p w14:paraId="5F7D00B3" w14:textId="77777777" w:rsidR="00404676" w:rsidRPr="004431D3" w:rsidRDefault="00404676" w:rsidP="00FA0FF7">
            <w:pPr>
              <w:pStyle w:val="Default"/>
              <w:jc w:val="both"/>
              <w:rPr>
                <w:rFonts w:ascii="Corbel" w:hAnsi="Corbel"/>
                <w:color w:val="auto"/>
                <w:sz w:val="22"/>
                <w:szCs w:val="20"/>
              </w:rPr>
            </w:pPr>
          </w:p>
        </w:tc>
      </w:tr>
      <w:tr w:rsidR="00404676" w:rsidRPr="004431D3" w14:paraId="2D452C06" w14:textId="77777777" w:rsidTr="00FA0FF7">
        <w:tc>
          <w:tcPr>
            <w:tcW w:w="203" w:type="pct"/>
            <w:shd w:val="clear" w:color="auto" w:fill="E5DFEC" w:themeFill="accent4" w:themeFillTint="33"/>
            <w:vAlign w:val="center"/>
          </w:tcPr>
          <w:p w14:paraId="1FA6226A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3830DBB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5B294E1" w14:textId="77777777" w:rsidR="00404676" w:rsidRPr="004431D3" w:rsidRDefault="00404676" w:rsidP="00FA0FF7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7F063C53" w14:textId="77777777" w:rsidR="00404676" w:rsidRPr="004431D3" w:rsidRDefault="00404676" w:rsidP="00FA0FF7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Średnia arytmetyczna ocen z toku studiów I</w:t>
            </w:r>
            <w:r w:rsidRPr="004431D3">
              <w:rPr>
                <w:rFonts w:ascii="Corbel" w:hAnsi="Corbel"/>
                <w:sz w:val="20"/>
                <w:szCs w:val="20"/>
              </w:rPr>
              <w:t xml:space="preserve"> </w:t>
            </w:r>
            <w:r w:rsidRPr="004431D3">
              <w:rPr>
                <w:rFonts w:ascii="Corbel" w:hAnsi="Corbel"/>
                <w:szCs w:val="20"/>
              </w:rPr>
              <w:t>stopnia na kierunku zgodnym z wybieranym kierunkiem studiów II stopnia.</w:t>
            </w:r>
          </w:p>
        </w:tc>
      </w:tr>
    </w:tbl>
    <w:p w14:paraId="15510D9B" w14:textId="291E6235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183A775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12BC1D8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Politologia</w:t>
      </w:r>
    </w:p>
    <w:p w14:paraId="55C59EB5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1966575A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631EA1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3EF533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3E006404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F59634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341F73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4B5550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B8B4D1A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 w:cs="Arial"/>
                <w:b/>
              </w:rPr>
              <w:t>Język polski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A199F5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7402654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AF3659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68D898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7EE0FB6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181A24B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56E62C2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3009C2D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185C18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035EFE3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E4B3C1A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 w:cs="Arial"/>
                <w:b/>
              </w:rPr>
              <w:t>Język obcy nowożytny</w:t>
            </w:r>
            <w:r w:rsidRPr="004431D3">
              <w:rPr>
                <w:rFonts w:ascii="Corbel" w:hAnsi="Corbel" w:cs="Aria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574D98A7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66FE955A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5738230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FA4244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7115B4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FE70981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Matematyka</w:t>
            </w:r>
            <w:r w:rsidRPr="004431D3">
              <w:rPr>
                <w:rFonts w:ascii="Corbel" w:hAnsi="Corbel"/>
              </w:rPr>
              <w:t xml:space="preserve"> 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D6496EC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FB491AF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D45C74E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58FBE84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Politologia</w:t>
      </w:r>
    </w:p>
    <w:p w14:paraId="530AF00A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65A7A05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6ABE712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2708FA8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6F47D107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1E8000C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FABD10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6D7ECC7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3477B42C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Dyplom ukończenia studiów I, II stopnia lub jednolitych studiów magisterskich z dyscyplin naukowych: archeologia, filozofia, historia, językoznawstwo, literaturoznawstwo, nauki o kulturze i religii, ekonomia i finanse, geografia społeczno-ekonomiczna i gospodarka przestrzenna, nauki o bezpieczeństwie, nauki o komunikacji społecznej i mediach, nauki o polityce i administracji, nauki o zarządzaniu i jakości, nauki prawne, nauki socjologiczne, pedagogika, prawo kanoniczne, psychologia, nauki teologiczne.</w:t>
            </w:r>
          </w:p>
        </w:tc>
      </w:tr>
      <w:tr w:rsidR="00123C1B" w:rsidRPr="004431D3" w14:paraId="7955C3CF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312AD99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3EABDB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6F7BF37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0138C121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studiów.</w:t>
            </w:r>
          </w:p>
        </w:tc>
      </w:tr>
      <w:tr w:rsidR="00123C1B" w:rsidRPr="004431D3" w14:paraId="238B54B7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A45DE9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57894E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DF44FA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30A0CAA8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33FC18EA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  <w:b/>
        </w:rPr>
      </w:pPr>
    </w:p>
    <w:p w14:paraId="6E9C34A4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  <w:b/>
        </w:rPr>
      </w:pPr>
    </w:p>
    <w:p w14:paraId="7F5EEB6C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  <w:b/>
        </w:rPr>
      </w:pPr>
    </w:p>
    <w:p w14:paraId="149F5904" w14:textId="799C61C0" w:rsidR="00AB0A51" w:rsidRPr="004431D3" w:rsidRDefault="00AB0A51" w:rsidP="00AB0A5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Położnictwo</w:t>
      </w:r>
    </w:p>
    <w:p w14:paraId="4026A932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2635CC97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8F68622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2484B8EB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AB0A51" w:rsidRPr="004431D3" w14:paraId="583ED53A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2B6DEE0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C90E024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CF3715D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250BDAD" w14:textId="77777777" w:rsidR="00AB0A51" w:rsidRPr="004431D3" w:rsidRDefault="00AB0A51" w:rsidP="00025EFA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Biologia </w:t>
            </w:r>
            <w:r w:rsidRPr="004431D3">
              <w:rPr>
                <w:rFonts w:ascii="Corbel" w:hAnsi="Corbel"/>
                <w:sz w:val="22"/>
                <w:szCs w:val="20"/>
              </w:rPr>
              <w:t>– na poziomie podstawowym lub rozszerzonym z części pisemnej egzaminu maturalnego</w:t>
            </w:r>
          </w:p>
          <w:p w14:paraId="3E8954DD" w14:textId="77777777" w:rsidR="00AB0A51" w:rsidRPr="004431D3" w:rsidRDefault="00AB0A51" w:rsidP="00025EFA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</w:p>
        </w:tc>
        <w:tc>
          <w:tcPr>
            <w:tcW w:w="2306" w:type="dxa"/>
            <w:vMerge w:val="restart"/>
            <w:vAlign w:val="center"/>
          </w:tcPr>
          <w:p w14:paraId="358972E9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750A1933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1F75C173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38B1F70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B41CA2E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5F60CEA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7B5A74C6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</w:p>
        </w:tc>
      </w:tr>
      <w:tr w:rsidR="00AB0A51" w:rsidRPr="004431D3" w14:paraId="0D3CE976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D86F14D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CE41201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4939419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CA52D7D" w14:textId="77777777" w:rsidR="00AB0A51" w:rsidRPr="004431D3" w:rsidRDefault="00AB0A51" w:rsidP="00025EFA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 c</w:t>
            </w:r>
            <w:r w:rsidRPr="004431D3">
              <w:rPr>
                <w:rFonts w:ascii="Corbel" w:hAnsi="Corbel"/>
                <w:b/>
                <w:bCs/>
              </w:rPr>
              <w:t xml:space="preserve">hemia </w:t>
            </w:r>
            <w:r w:rsidRPr="004431D3">
              <w:rPr>
                <w:rFonts w:ascii="Corbel" w:hAnsi="Corbel"/>
                <w:bCs/>
              </w:rPr>
              <w:t>lub</w:t>
            </w:r>
            <w:r w:rsidRPr="004431D3">
              <w:rPr>
                <w:rFonts w:ascii="Corbel" w:hAnsi="Corbel"/>
                <w:b/>
                <w:bCs/>
              </w:rPr>
              <w:t xml:space="preserve"> fizyka/ fizyka z astronomią </w:t>
            </w:r>
            <w:r w:rsidRPr="004431D3">
              <w:rPr>
                <w:rFonts w:ascii="Corbel" w:hAnsi="Corbel"/>
                <w:bCs/>
              </w:rPr>
              <w:t>lub</w:t>
            </w:r>
            <w:r w:rsidRPr="004431D3">
              <w:rPr>
                <w:rFonts w:ascii="Corbel" w:hAnsi="Corbel"/>
                <w:b/>
                <w:bCs/>
              </w:rPr>
              <w:t xml:space="preserve"> matematyka </w:t>
            </w:r>
            <w:r w:rsidRPr="004431D3">
              <w:rPr>
                <w:rFonts w:ascii="Corbel" w:hAnsi="Corbel"/>
              </w:rPr>
              <w:t>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67CF0D44" w14:textId="77777777" w:rsidR="00AB0A51" w:rsidRPr="004431D3" w:rsidRDefault="00AB0A51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AB0A51" w:rsidRPr="004431D3" w14:paraId="7B2A2F2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4D4FBBA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9CA00B0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5892BFD" w14:textId="77777777" w:rsidR="00AB0A51" w:rsidRPr="004431D3" w:rsidRDefault="00AB0A51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A6970C3" w14:textId="77777777" w:rsidR="00AB0A51" w:rsidRPr="004431D3" w:rsidRDefault="00AB0A51" w:rsidP="00025EFA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 z części pisemnej egzaminu maturalnego</w:t>
            </w:r>
          </w:p>
        </w:tc>
        <w:tc>
          <w:tcPr>
            <w:tcW w:w="2306" w:type="dxa"/>
            <w:vMerge/>
          </w:tcPr>
          <w:p w14:paraId="7A17B93C" w14:textId="77777777" w:rsidR="00AB0A51" w:rsidRPr="004431D3" w:rsidRDefault="00AB0A51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C60BF45" w14:textId="77777777" w:rsidR="00AB0A51" w:rsidRPr="004431D3" w:rsidRDefault="00AB0A51" w:rsidP="00AB0A51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6967F86" w14:textId="77777777" w:rsidR="00AB0A51" w:rsidRPr="004431D3" w:rsidRDefault="00AB0A51" w:rsidP="00AB0A51">
      <w:pPr>
        <w:spacing w:after="0" w:line="240" w:lineRule="auto"/>
        <w:rPr>
          <w:rFonts w:ascii="Corbel" w:eastAsia="Calibri" w:hAnsi="Corbel"/>
          <w:b/>
        </w:rPr>
      </w:pPr>
    </w:p>
    <w:p w14:paraId="66D4AB90" w14:textId="77777777" w:rsidR="00404676" w:rsidRPr="000F5C6A" w:rsidRDefault="00404676" w:rsidP="00404676">
      <w:pPr>
        <w:spacing w:after="0" w:line="240" w:lineRule="auto"/>
        <w:rPr>
          <w:rFonts w:ascii="Corbel" w:hAnsi="Corbel"/>
        </w:rPr>
      </w:pPr>
      <w:r w:rsidRPr="000F5C6A">
        <w:rPr>
          <w:rFonts w:ascii="Corbel" w:hAnsi="Corbel"/>
          <w:b/>
        </w:rPr>
        <w:t xml:space="preserve">Kierunek – </w:t>
      </w:r>
      <w:r w:rsidRPr="000F5C6A">
        <w:rPr>
          <w:rFonts w:ascii="Corbel" w:hAnsi="Corbel"/>
        </w:rPr>
        <w:t>Położnictwo</w:t>
      </w:r>
    </w:p>
    <w:p w14:paraId="07C69D0A" w14:textId="77777777" w:rsidR="00404676" w:rsidRPr="000F5C6A" w:rsidRDefault="00404676" w:rsidP="00404676">
      <w:pPr>
        <w:spacing w:after="0" w:line="240" w:lineRule="auto"/>
        <w:rPr>
          <w:rFonts w:ascii="Corbel" w:hAnsi="Corbel"/>
        </w:rPr>
      </w:pPr>
      <w:r w:rsidRPr="000F5C6A">
        <w:rPr>
          <w:rFonts w:ascii="Corbel" w:hAnsi="Corbel"/>
          <w:b/>
        </w:rPr>
        <w:t>Poziom –</w:t>
      </w:r>
      <w:r w:rsidRPr="000F5C6A">
        <w:rPr>
          <w:rFonts w:ascii="Corbel" w:hAnsi="Corbel"/>
        </w:rPr>
        <w:t xml:space="preserve"> II stopnia</w:t>
      </w:r>
    </w:p>
    <w:p w14:paraId="6983476C" w14:textId="77777777" w:rsidR="00404676" w:rsidRPr="000F5C6A" w:rsidRDefault="00404676" w:rsidP="00404676">
      <w:pPr>
        <w:spacing w:after="0" w:line="240" w:lineRule="auto"/>
        <w:rPr>
          <w:rFonts w:ascii="Corbel" w:hAnsi="Corbel"/>
          <w:b/>
        </w:rPr>
      </w:pPr>
      <w:r w:rsidRPr="000F5C6A">
        <w:rPr>
          <w:rFonts w:ascii="Corbel" w:hAnsi="Corbel"/>
          <w:b/>
        </w:rPr>
        <w:lastRenderedPageBreak/>
        <w:t>Forma</w:t>
      </w:r>
      <w:r w:rsidRPr="000F5C6A">
        <w:rPr>
          <w:rFonts w:ascii="Corbel" w:hAnsi="Corbel"/>
        </w:rPr>
        <w:t xml:space="preserve"> </w:t>
      </w:r>
      <w:r w:rsidRPr="000F5C6A">
        <w:rPr>
          <w:rFonts w:ascii="Corbel" w:hAnsi="Corbel"/>
          <w:b/>
        </w:rPr>
        <w:t>–</w:t>
      </w:r>
      <w:r w:rsidRPr="000F5C6A">
        <w:rPr>
          <w:rFonts w:ascii="Corbel" w:hAnsi="Corbel"/>
        </w:rPr>
        <w:t xml:space="preserve"> stacjonarne/niestacjonarne</w:t>
      </w:r>
    </w:p>
    <w:p w14:paraId="6C57DC50" w14:textId="77777777" w:rsidR="00404676" w:rsidRPr="000F5C6A" w:rsidRDefault="00404676" w:rsidP="00404676">
      <w:pPr>
        <w:spacing w:after="0" w:line="240" w:lineRule="auto"/>
        <w:rPr>
          <w:rFonts w:ascii="Corbel" w:hAnsi="Corbel"/>
        </w:rPr>
      </w:pPr>
      <w:r w:rsidRPr="000F5C6A">
        <w:rPr>
          <w:rFonts w:ascii="Corbel" w:hAnsi="Corbel"/>
          <w:b/>
        </w:rPr>
        <w:t>Profil kształcenia –</w:t>
      </w:r>
      <w:r w:rsidRPr="000F5C6A">
        <w:rPr>
          <w:rFonts w:ascii="Corbel" w:hAnsi="Corbel"/>
        </w:rPr>
        <w:t xml:space="preserve"> praktyczny</w:t>
      </w:r>
    </w:p>
    <w:p w14:paraId="01ABE05A" w14:textId="77777777" w:rsidR="00404676" w:rsidRPr="000F5C6A" w:rsidRDefault="00404676" w:rsidP="00404676">
      <w:pPr>
        <w:spacing w:after="0" w:line="240" w:lineRule="auto"/>
        <w:rPr>
          <w:rFonts w:ascii="Corbel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404676" w:rsidRPr="000F5C6A" w14:paraId="0FF0BB87" w14:textId="77777777" w:rsidTr="00404676">
        <w:trPr>
          <w:trHeight w:val="994"/>
        </w:trPr>
        <w:tc>
          <w:tcPr>
            <w:tcW w:w="203" w:type="pct"/>
            <w:shd w:val="clear" w:color="auto" w:fill="E5DFEC" w:themeFill="accent4" w:themeFillTint="33"/>
            <w:vAlign w:val="center"/>
          </w:tcPr>
          <w:p w14:paraId="39CA96C4" w14:textId="77777777" w:rsidR="00404676" w:rsidRPr="000F5C6A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F5C6A">
              <w:rPr>
                <w:rFonts w:ascii="Corbel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C06AE48" w14:textId="77777777" w:rsidR="00404676" w:rsidRPr="000F5C6A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F5C6A">
              <w:rPr>
                <w:rFonts w:ascii="Corbel" w:hAnsi="Corbel"/>
                <w:b/>
              </w:rPr>
              <w:t>Wymagania wstępne / kompetencje oczekiwane</w:t>
            </w:r>
          </w:p>
          <w:p w14:paraId="1758B8CE" w14:textId="77777777" w:rsidR="00404676" w:rsidRPr="000F5C6A" w:rsidRDefault="00404676" w:rsidP="00FA0FF7">
            <w:pPr>
              <w:jc w:val="center"/>
              <w:rPr>
                <w:rFonts w:ascii="Corbel" w:hAnsi="Corbel"/>
              </w:rPr>
            </w:pPr>
            <w:r w:rsidRPr="000F5C6A">
              <w:rPr>
                <w:rFonts w:ascii="Corbel" w:hAnsi="Corbel"/>
                <w:b/>
              </w:rPr>
              <w:t xml:space="preserve"> od kandydata</w:t>
            </w:r>
            <w:r w:rsidRPr="000F5C6A">
              <w:rPr>
                <w:rFonts w:ascii="Corbel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1B6769A" w14:textId="77777777" w:rsidR="00404676" w:rsidRPr="000F5C6A" w:rsidRDefault="00404676" w:rsidP="00FA0FF7">
            <w:pPr>
              <w:jc w:val="both"/>
              <w:rPr>
                <w:rFonts w:ascii="Corbel" w:hAnsi="Corbel"/>
                <w:strike/>
              </w:rPr>
            </w:pPr>
            <w:r>
              <w:rPr>
                <w:rFonts w:ascii="Corbel" w:hAnsi="Corbel"/>
              </w:rPr>
              <w:t>Absolwenci</w:t>
            </w:r>
            <w:r w:rsidRPr="000F5C6A">
              <w:rPr>
                <w:rFonts w:ascii="Corbel" w:hAnsi="Corbel"/>
              </w:rPr>
              <w:t xml:space="preserve"> studiów I stopnia kierunku położnictwo.</w:t>
            </w:r>
          </w:p>
        </w:tc>
      </w:tr>
      <w:tr w:rsidR="00404676" w:rsidRPr="000F5C6A" w14:paraId="21DF8364" w14:textId="77777777" w:rsidTr="00FA0FF7">
        <w:tc>
          <w:tcPr>
            <w:tcW w:w="203" w:type="pct"/>
            <w:shd w:val="clear" w:color="auto" w:fill="E5DFEC" w:themeFill="accent4" w:themeFillTint="33"/>
            <w:vAlign w:val="center"/>
          </w:tcPr>
          <w:p w14:paraId="2156EBC2" w14:textId="77777777" w:rsidR="00404676" w:rsidRPr="000F5C6A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F5C6A">
              <w:rPr>
                <w:rFonts w:ascii="Corbel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E9F306B" w14:textId="77777777" w:rsidR="00404676" w:rsidRPr="000F5C6A" w:rsidRDefault="00404676" w:rsidP="00FA0FF7">
            <w:pPr>
              <w:jc w:val="center"/>
              <w:rPr>
                <w:rFonts w:ascii="Corbel" w:hAnsi="Corbel"/>
              </w:rPr>
            </w:pPr>
            <w:r w:rsidRPr="000F5C6A">
              <w:rPr>
                <w:rFonts w:ascii="Corbel" w:hAnsi="Corbel"/>
                <w:b/>
              </w:rPr>
              <w:t>Kryterium kwalifikacyjne</w:t>
            </w:r>
          </w:p>
          <w:p w14:paraId="5C114286" w14:textId="77777777" w:rsidR="00404676" w:rsidRPr="000F5C6A" w:rsidRDefault="00404676" w:rsidP="00FA0FF7">
            <w:pPr>
              <w:jc w:val="center"/>
              <w:rPr>
                <w:rFonts w:ascii="Corbel" w:hAnsi="Corbel"/>
              </w:rPr>
            </w:pPr>
            <w:r w:rsidRPr="000F5C6A">
              <w:rPr>
                <w:rFonts w:ascii="Corbel" w:hAnsi="Corbel"/>
                <w:sz w:val="18"/>
              </w:rPr>
              <w:t>brane</w:t>
            </w:r>
            <w:r w:rsidRPr="000F5C6A">
              <w:rPr>
                <w:rFonts w:ascii="Corbel" w:hAnsi="Corbel"/>
                <w:b/>
                <w:sz w:val="18"/>
              </w:rPr>
              <w:t xml:space="preserve"> </w:t>
            </w:r>
            <w:r w:rsidRPr="000F5C6A">
              <w:rPr>
                <w:rFonts w:ascii="Corbel" w:hAnsi="Corbel"/>
                <w:sz w:val="18"/>
              </w:rPr>
              <w:t xml:space="preserve">pod uwagę </w:t>
            </w:r>
            <w:r w:rsidRPr="000F5C6A"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1D31FDBA" w14:textId="77777777" w:rsidR="00404676" w:rsidRPr="000F5C6A" w:rsidRDefault="00404676" w:rsidP="00FA0FF7">
            <w:pPr>
              <w:jc w:val="both"/>
              <w:rPr>
                <w:rFonts w:ascii="Corbel" w:hAnsi="Corbel"/>
              </w:rPr>
            </w:pPr>
            <w:r w:rsidRPr="000F5C6A">
              <w:rPr>
                <w:rFonts w:ascii="Corbel" w:hAnsi="Corbel"/>
              </w:rPr>
              <w:t xml:space="preserve">Średnia arytmetyczna </w:t>
            </w:r>
            <w:r>
              <w:rPr>
                <w:rFonts w:ascii="Corbel" w:hAnsi="Corbel"/>
              </w:rPr>
              <w:t xml:space="preserve">wszystkich </w:t>
            </w:r>
            <w:r w:rsidRPr="000F5C6A">
              <w:rPr>
                <w:rFonts w:ascii="Corbel" w:hAnsi="Corbel"/>
              </w:rPr>
              <w:t xml:space="preserve">ocen </w:t>
            </w:r>
            <w:r>
              <w:rPr>
                <w:rFonts w:ascii="Corbel" w:hAnsi="Corbel"/>
              </w:rPr>
              <w:t>uzyskanych z egzaminów oraz przedmiotów kończących się zaliczeniem w realizowanym</w:t>
            </w:r>
            <w:r w:rsidRPr="000F5C6A">
              <w:rPr>
                <w:rFonts w:ascii="Corbel" w:hAnsi="Corbel"/>
              </w:rPr>
              <w:t xml:space="preserve"> toku studiów I stopnia na kierunku zgodnym z wybieranym kierunkiem studiów II stopnia.</w:t>
            </w:r>
          </w:p>
        </w:tc>
      </w:tr>
      <w:tr w:rsidR="00404676" w:rsidRPr="000F5C6A" w14:paraId="6BADF8AF" w14:textId="77777777" w:rsidTr="00FA0FF7">
        <w:tc>
          <w:tcPr>
            <w:tcW w:w="203" w:type="pct"/>
            <w:shd w:val="clear" w:color="auto" w:fill="E5DFEC" w:themeFill="accent4" w:themeFillTint="33"/>
            <w:vAlign w:val="center"/>
          </w:tcPr>
          <w:p w14:paraId="16C05D5C" w14:textId="77777777" w:rsidR="00404676" w:rsidRPr="000F5C6A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F5C6A">
              <w:rPr>
                <w:rFonts w:ascii="Corbel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CCA5794" w14:textId="77777777" w:rsidR="00404676" w:rsidRPr="000F5C6A" w:rsidRDefault="00404676" w:rsidP="00FA0FF7">
            <w:pPr>
              <w:jc w:val="center"/>
              <w:rPr>
                <w:rFonts w:ascii="Corbel" w:hAnsi="Corbel"/>
              </w:rPr>
            </w:pPr>
            <w:r w:rsidRPr="000F5C6A">
              <w:rPr>
                <w:rFonts w:ascii="Corbel" w:hAnsi="Corbel"/>
                <w:b/>
              </w:rPr>
              <w:t>Kryterium dodatkowe,</w:t>
            </w:r>
          </w:p>
          <w:p w14:paraId="298EBBB5" w14:textId="77777777" w:rsidR="00404676" w:rsidRPr="000F5C6A" w:rsidRDefault="00404676" w:rsidP="00FA0FF7">
            <w:pPr>
              <w:jc w:val="center"/>
              <w:rPr>
                <w:rFonts w:ascii="Corbel" w:hAnsi="Corbel"/>
              </w:rPr>
            </w:pPr>
            <w:r w:rsidRPr="000F5C6A">
              <w:rPr>
                <w:rFonts w:ascii="Corbel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63C3DACE" w14:textId="77777777" w:rsidR="00404676" w:rsidRPr="000F5C6A" w:rsidRDefault="00404676" w:rsidP="00FA0FF7">
            <w:pPr>
              <w:jc w:val="both"/>
              <w:rPr>
                <w:rFonts w:ascii="Corbel" w:hAnsi="Corbel"/>
              </w:rPr>
            </w:pPr>
            <w:r w:rsidRPr="000F5C6A">
              <w:rPr>
                <w:rFonts w:ascii="Corbel" w:hAnsi="Corbel"/>
              </w:rPr>
              <w:t>Ocena na dyplomie ukończenia studiów I stopnia.</w:t>
            </w:r>
          </w:p>
        </w:tc>
      </w:tr>
    </w:tbl>
    <w:p w14:paraId="7115E223" w14:textId="77777777" w:rsidR="00AB0A51" w:rsidRPr="004431D3" w:rsidRDefault="00AB0A51" w:rsidP="00AB0A51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41A4260" w14:textId="5CDE1C6C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FF55597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5E71396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Praca socjalna</w:t>
      </w:r>
    </w:p>
    <w:p w14:paraId="38B4577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798D819E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4B28C7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0C3E46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7BA2B4D6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61D690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15415A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41D074A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517E63C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Język polski</w:t>
            </w:r>
            <w:r w:rsidRPr="004431D3">
              <w:rPr>
                <w:rFonts w:ascii="Corbel" w:hAnsi="Corbel"/>
              </w:rPr>
              <w:t xml:space="preserve"> oraz</w:t>
            </w:r>
            <w:r w:rsidRPr="004431D3">
              <w:rPr>
                <w:rFonts w:ascii="Corbel" w:hAnsi="Corbel"/>
                <w:b/>
              </w:rPr>
              <w:t xml:space="preserve"> język obcy nowożytny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maturalnego.</w:t>
            </w:r>
          </w:p>
        </w:tc>
        <w:tc>
          <w:tcPr>
            <w:tcW w:w="2306" w:type="dxa"/>
            <w:vMerge w:val="restart"/>
            <w:vAlign w:val="center"/>
          </w:tcPr>
          <w:p w14:paraId="30E8752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0E2F54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DE80FF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AB93D8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F7AA3A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EE4692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29C10FC0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2C00745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87D397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711E1E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414D8DA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Wiedza o społeczeństwie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ECFECED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7EB7CBE0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E85EF7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33FD92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637BA1C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18FA8153" w14:textId="77777777" w:rsidR="00123C1B" w:rsidRPr="004431D3" w:rsidRDefault="00123C1B" w:rsidP="000A533D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Biologia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– ocena uzyskana na świadectwie ukończenia szkoły średniej</w:t>
            </w:r>
          </w:p>
        </w:tc>
        <w:tc>
          <w:tcPr>
            <w:tcW w:w="2306" w:type="dxa"/>
            <w:vMerge/>
          </w:tcPr>
          <w:p w14:paraId="5D4016CE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C1557EB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9DAC2D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28717E4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Praca socjalna</w:t>
      </w:r>
    </w:p>
    <w:p w14:paraId="25076C20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28CBCFC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2DEF026D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53CD01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354FBB0F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4908AB1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C97B6C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34B664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E9E9890" w14:textId="0924A4E7" w:rsidR="00123C1B" w:rsidRPr="004431D3" w:rsidRDefault="00123C1B" w:rsidP="00F4014F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</w:rPr>
              <w:t xml:space="preserve">Dyplom ukończenia studiów I, II stopnia lub jednolitych studiów magisterskich z kierunków wchodzących w obszar nauk społecznych i </w:t>
            </w:r>
            <w:r w:rsidR="00F4014F" w:rsidRPr="004431D3">
              <w:rPr>
                <w:rFonts w:ascii="Corbel" w:hAnsi="Corbel"/>
              </w:rPr>
              <w:t xml:space="preserve">nauk </w:t>
            </w:r>
            <w:r w:rsidRPr="004431D3">
              <w:rPr>
                <w:rFonts w:ascii="Corbel" w:hAnsi="Corbel"/>
              </w:rPr>
              <w:t>humanistycznych.</w:t>
            </w:r>
          </w:p>
        </w:tc>
      </w:tr>
      <w:tr w:rsidR="00123C1B" w:rsidRPr="004431D3" w14:paraId="73125627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4EC7F3C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7DF33F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8DA5AE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6BDF5D7C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>Ocena na dyplomie ukończenia studiów.</w:t>
            </w:r>
          </w:p>
        </w:tc>
      </w:tr>
      <w:tr w:rsidR="00123C1B" w:rsidRPr="004431D3" w14:paraId="30DD23EF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21801CF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AE400E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80286B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03F6DF32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</w:t>
            </w:r>
            <w:r w:rsidRPr="004431D3">
              <w:rPr>
                <w:rFonts w:ascii="Corbel" w:hAnsi="Corbel"/>
              </w:rPr>
              <w:t>.</w:t>
            </w:r>
          </w:p>
        </w:tc>
      </w:tr>
    </w:tbl>
    <w:p w14:paraId="6E65B805" w14:textId="11E17373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1116C458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 w:cs="Times New Roman"/>
          <w:b/>
        </w:rPr>
      </w:pPr>
    </w:p>
    <w:p w14:paraId="4F51859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Prawo</w:t>
      </w:r>
    </w:p>
    <w:p w14:paraId="057EA962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 w:cs="Times New Roman"/>
        </w:rPr>
        <w:t>jednolite studia magisterskie</w:t>
      </w:r>
      <w:r w:rsidRPr="004431D3">
        <w:rPr>
          <w:rFonts w:ascii="Corbel" w:eastAsia="Calibri" w:hAnsi="Corbel"/>
        </w:rPr>
        <w:t xml:space="preserve"> </w:t>
      </w:r>
    </w:p>
    <w:p w14:paraId="6734B891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6C9973B5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5F8C935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564F6AD1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44BEA2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F634D6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0F9C99A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5C012A3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 xml:space="preserve">Jeden z przedmiotów do wyboru: historia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wiedza o społeczeństwie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język polski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4979EB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7B02EA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7CFB105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46AEB89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7ED452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248325D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439BC025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3FC1B93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5EBD61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380F90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5DEAF74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polski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z części pisemnej egzaminu maturalnego, </w:t>
            </w:r>
            <w:r w:rsidRPr="004431D3">
              <w:rPr>
                <w:rFonts w:ascii="Corbel" w:hAnsi="Corbel"/>
                <w:b/>
              </w:rPr>
              <w:t>wówczas historia lub wiedza o społeczeństwie jest przedmiotem obowiązkowym, a język polski dodatkowym</w:t>
            </w:r>
            <w:r w:rsidRPr="004431D3">
              <w:rPr>
                <w:rFonts w:ascii="Corbel" w:hAnsi="Corbel"/>
              </w:rPr>
              <w:t xml:space="preserve"> lub </w:t>
            </w:r>
            <w:r w:rsidRPr="004431D3">
              <w:rPr>
                <w:rFonts w:ascii="Corbel" w:hAnsi="Corbel"/>
                <w:b/>
              </w:rPr>
              <w:t>geografia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AFDBF2C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66361638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4927180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BD143B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61FC3C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2BA5C21E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 xml:space="preserve">Język obcy nowożytny </w:t>
            </w:r>
            <w:r w:rsidRPr="004431D3">
              <w:rPr>
                <w:rFonts w:ascii="Corbel" w:eastAsia="Calibri" w:hAnsi="Corbel"/>
                <w:b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1114CE2C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3FF50F0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44423711" w14:textId="77777777" w:rsidR="008D495B" w:rsidRPr="004431D3" w:rsidRDefault="008D495B" w:rsidP="008D495B">
      <w:pPr>
        <w:spacing w:after="0" w:line="240" w:lineRule="auto"/>
        <w:rPr>
          <w:rFonts w:ascii="Corbel" w:eastAsia="Calibri" w:hAnsi="Corbel"/>
          <w:b/>
        </w:rPr>
      </w:pPr>
    </w:p>
    <w:p w14:paraId="708250E6" w14:textId="57103BB1" w:rsidR="008D495B" w:rsidRDefault="008D495B" w:rsidP="008D495B">
      <w:pPr>
        <w:spacing w:after="0" w:line="240" w:lineRule="auto"/>
        <w:rPr>
          <w:rFonts w:ascii="Corbel" w:eastAsia="Calibri" w:hAnsi="Corbel"/>
          <w:b/>
        </w:rPr>
      </w:pPr>
    </w:p>
    <w:p w14:paraId="093B9E21" w14:textId="07087768" w:rsidR="00404676" w:rsidRPr="00B44F4F" w:rsidRDefault="00404676" w:rsidP="00404676">
      <w:pPr>
        <w:spacing w:after="0" w:line="240" w:lineRule="auto"/>
        <w:rPr>
          <w:rFonts w:ascii="Corbel" w:hAnsi="Corbel"/>
          <w:vertAlign w:val="superscript"/>
        </w:rPr>
      </w:pPr>
      <w:r w:rsidRPr="00B44F4F">
        <w:rPr>
          <w:rFonts w:ascii="Corbel" w:hAnsi="Corbel"/>
          <w:b/>
        </w:rPr>
        <w:t>Kierunek –</w:t>
      </w:r>
      <w:r w:rsidRPr="00B44F4F">
        <w:rPr>
          <w:rFonts w:ascii="Corbel" w:hAnsi="Corbel"/>
        </w:rPr>
        <w:t xml:space="preserve"> </w:t>
      </w:r>
      <w:r>
        <w:rPr>
          <w:rFonts w:ascii="Corbel" w:hAnsi="Corbel"/>
          <w:color w:val="000000"/>
          <w:shd w:val="clear" w:color="auto" w:fill="FFFFFF"/>
        </w:rPr>
        <w:t>P</w:t>
      </w:r>
      <w:r w:rsidRPr="00B44F4F">
        <w:rPr>
          <w:rFonts w:ascii="Corbel" w:hAnsi="Corbel"/>
          <w:color w:val="000000"/>
          <w:shd w:val="clear" w:color="auto" w:fill="FFFFFF"/>
        </w:rPr>
        <w:t>sychologia</w:t>
      </w:r>
    </w:p>
    <w:p w14:paraId="4F2E173A" w14:textId="77777777" w:rsidR="00404676" w:rsidRPr="00B44F4F" w:rsidRDefault="00404676" w:rsidP="00404676">
      <w:pPr>
        <w:spacing w:after="0" w:line="240" w:lineRule="auto"/>
        <w:rPr>
          <w:rFonts w:ascii="Corbel" w:hAnsi="Corbel"/>
        </w:rPr>
      </w:pPr>
      <w:r w:rsidRPr="00B44F4F">
        <w:rPr>
          <w:rFonts w:ascii="Corbel" w:hAnsi="Corbel"/>
          <w:b/>
        </w:rPr>
        <w:t>Poziom –</w:t>
      </w:r>
      <w:r w:rsidRPr="00B44F4F">
        <w:rPr>
          <w:rFonts w:ascii="Corbel" w:hAnsi="Corbel"/>
        </w:rPr>
        <w:t xml:space="preserve"> jednolite studia magisterskie</w:t>
      </w:r>
    </w:p>
    <w:p w14:paraId="363DF199" w14:textId="77777777" w:rsidR="00404676" w:rsidRPr="00B44F4F" w:rsidRDefault="00404676" w:rsidP="00404676">
      <w:pPr>
        <w:spacing w:after="0" w:line="240" w:lineRule="auto"/>
        <w:rPr>
          <w:rFonts w:ascii="Corbel" w:hAnsi="Corbel"/>
        </w:rPr>
      </w:pPr>
      <w:r w:rsidRPr="00B44F4F">
        <w:rPr>
          <w:rFonts w:ascii="Corbel" w:hAnsi="Corbel"/>
          <w:b/>
        </w:rPr>
        <w:t>Forma –</w:t>
      </w:r>
      <w:r w:rsidRPr="00B44F4F">
        <w:rPr>
          <w:rFonts w:ascii="Corbel" w:hAnsi="Corbel"/>
        </w:rPr>
        <w:t xml:space="preserve"> stacjonarne </w:t>
      </w:r>
    </w:p>
    <w:p w14:paraId="016A5925" w14:textId="77777777" w:rsidR="00404676" w:rsidRDefault="00404676" w:rsidP="00404676">
      <w:pPr>
        <w:spacing w:after="0" w:line="240" w:lineRule="auto"/>
        <w:rPr>
          <w:rFonts w:ascii="Corbel" w:hAnsi="Corbel"/>
        </w:rPr>
      </w:pPr>
      <w:r w:rsidRPr="00B44F4F">
        <w:rPr>
          <w:rFonts w:ascii="Corbel" w:hAnsi="Corbel"/>
          <w:b/>
        </w:rPr>
        <w:t xml:space="preserve">Profil kształcenia </w:t>
      </w:r>
      <w:r w:rsidRPr="00B44F4F">
        <w:rPr>
          <w:rFonts w:ascii="Corbel" w:hAnsi="Corbel"/>
        </w:rPr>
        <w:t>– praktyczny</w:t>
      </w:r>
    </w:p>
    <w:p w14:paraId="67EA9CC2" w14:textId="77777777" w:rsidR="00404676" w:rsidRPr="00B44F4F" w:rsidRDefault="00404676" w:rsidP="00404676">
      <w:pPr>
        <w:spacing w:after="0" w:line="240" w:lineRule="auto"/>
        <w:rPr>
          <w:rFonts w:ascii="Corbel" w:hAnsi="Corbel"/>
        </w:rPr>
      </w:pPr>
    </w:p>
    <w:tbl>
      <w:tblPr>
        <w:tblStyle w:val="Tabela-Siatka"/>
        <w:tblW w:w="1388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16"/>
        <w:gridCol w:w="2268"/>
      </w:tblGrid>
      <w:tr w:rsidR="00404676" w:rsidRPr="000D1D3E" w14:paraId="7C02257D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2E8CA0C9" w14:textId="77777777" w:rsidR="00404676" w:rsidRPr="000D1D3E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D1D3E">
              <w:rPr>
                <w:rFonts w:ascii="Corbel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B458349" w14:textId="77777777" w:rsidR="00404676" w:rsidRDefault="00404676" w:rsidP="00404676">
            <w:pPr>
              <w:jc w:val="center"/>
              <w:rPr>
                <w:rFonts w:ascii="Corbel" w:hAnsi="Corbel"/>
                <w:b/>
              </w:rPr>
            </w:pPr>
            <w:r w:rsidRPr="000D1D3E">
              <w:rPr>
                <w:rFonts w:ascii="Corbel" w:hAnsi="Corbel"/>
                <w:b/>
              </w:rPr>
              <w:t>Przedmiot obowiązkowy</w:t>
            </w:r>
          </w:p>
          <w:p w14:paraId="16E77B55" w14:textId="3AA9B304" w:rsidR="00404676" w:rsidRPr="000D1D3E" w:rsidRDefault="00404676" w:rsidP="00404676">
            <w:pPr>
              <w:jc w:val="center"/>
              <w:rPr>
                <w:rFonts w:ascii="Corbel" w:hAnsi="Corbel"/>
                <w:b/>
              </w:rPr>
            </w:pPr>
            <w:r w:rsidRPr="000D1D3E">
              <w:rPr>
                <w:rFonts w:ascii="Corbel" w:hAnsi="Corbel"/>
                <w:sz w:val="18"/>
              </w:rPr>
              <w:t xml:space="preserve">brany pod uwagę </w:t>
            </w:r>
            <w:r w:rsidRPr="000D1D3E"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49732D5E" w14:textId="77777777" w:rsidR="00404676" w:rsidRPr="000D1D3E" w:rsidRDefault="00404676" w:rsidP="00FA0FF7">
            <w:pPr>
              <w:jc w:val="both"/>
              <w:rPr>
                <w:rFonts w:ascii="Corbel" w:hAnsi="Corbel"/>
                <w:strike/>
              </w:rPr>
            </w:pPr>
            <w:r w:rsidRPr="000D1D3E">
              <w:rPr>
                <w:rFonts w:ascii="Corbel" w:hAnsi="Corbel" w:cs="Arial"/>
                <w:b/>
              </w:rPr>
              <w:t>Język polski</w:t>
            </w:r>
            <w:r w:rsidRPr="000D1D3E">
              <w:rPr>
                <w:rFonts w:ascii="Corbel" w:hAnsi="Corbel" w:cs="Arial"/>
              </w:rPr>
              <w:t xml:space="preserve"> </w:t>
            </w:r>
            <w:r w:rsidRPr="000D1D3E">
              <w:rPr>
                <w:rFonts w:ascii="Corbel" w:hAnsi="Corbel"/>
              </w:rPr>
              <w:t>– na poziomie podstawowym lub rozszerzonym z części pisemnej egzaminu maturalnego</w:t>
            </w:r>
          </w:p>
        </w:tc>
        <w:tc>
          <w:tcPr>
            <w:tcW w:w="2268" w:type="dxa"/>
            <w:vMerge w:val="restart"/>
            <w:vAlign w:val="center"/>
          </w:tcPr>
          <w:p w14:paraId="62A03F8B" w14:textId="77777777" w:rsidR="00404676" w:rsidRPr="000D1D3E" w:rsidRDefault="00404676" w:rsidP="00FA0FF7">
            <w:pPr>
              <w:jc w:val="center"/>
              <w:rPr>
                <w:rFonts w:ascii="Corbel" w:hAnsi="Corbel"/>
                <w:b/>
                <w:sz w:val="18"/>
              </w:rPr>
            </w:pPr>
            <w:r w:rsidRPr="000D1D3E">
              <w:rPr>
                <w:rFonts w:ascii="Corbel" w:hAnsi="Corbel"/>
                <w:b/>
                <w:sz w:val="18"/>
              </w:rPr>
              <w:t>Przelicznik*</w:t>
            </w:r>
          </w:p>
          <w:p w14:paraId="38B2B3E1" w14:textId="77777777" w:rsidR="00404676" w:rsidRPr="000D1D3E" w:rsidRDefault="00404676" w:rsidP="00FA0FF7">
            <w:pPr>
              <w:jc w:val="center"/>
              <w:rPr>
                <w:rFonts w:ascii="Corbel" w:hAnsi="Corbel"/>
                <w:b/>
                <w:sz w:val="18"/>
              </w:rPr>
            </w:pPr>
          </w:p>
          <w:p w14:paraId="3AAB864C" w14:textId="77777777" w:rsidR="00404676" w:rsidRPr="000D1D3E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0D1D3E">
              <w:rPr>
                <w:rFonts w:ascii="Corbel" w:hAnsi="Corbel"/>
                <w:sz w:val="18"/>
              </w:rPr>
              <w:t>Poziom podstawowy</w:t>
            </w:r>
          </w:p>
          <w:p w14:paraId="614BD6FE" w14:textId="77777777" w:rsidR="00404676" w:rsidRPr="000D1D3E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0D1D3E">
              <w:rPr>
                <w:rFonts w:ascii="Corbel" w:hAnsi="Corbel"/>
                <w:sz w:val="18"/>
              </w:rPr>
              <w:t>1% = 1 pkt</w:t>
            </w:r>
          </w:p>
          <w:p w14:paraId="3583AFC2" w14:textId="77777777" w:rsidR="00404676" w:rsidRPr="000D1D3E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0D1D3E">
              <w:rPr>
                <w:rFonts w:ascii="Corbel" w:hAnsi="Corbel"/>
                <w:sz w:val="18"/>
              </w:rPr>
              <w:t>Poziom rozszerzony</w:t>
            </w:r>
          </w:p>
          <w:p w14:paraId="17FA6505" w14:textId="77777777" w:rsidR="00404676" w:rsidRPr="000D1D3E" w:rsidRDefault="00404676" w:rsidP="00FA0FF7">
            <w:pPr>
              <w:jc w:val="center"/>
              <w:rPr>
                <w:rFonts w:ascii="Corbel" w:hAnsi="Corbel"/>
                <w:sz w:val="18"/>
              </w:rPr>
            </w:pPr>
            <w:r w:rsidRPr="000D1D3E">
              <w:rPr>
                <w:rFonts w:ascii="Corbel" w:hAnsi="Corbel"/>
                <w:sz w:val="18"/>
              </w:rPr>
              <w:t>1% = 2 pkt</w:t>
            </w:r>
          </w:p>
        </w:tc>
      </w:tr>
      <w:tr w:rsidR="00404676" w:rsidRPr="000D1D3E" w14:paraId="665684FB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796520D8" w14:textId="77777777" w:rsidR="00404676" w:rsidRPr="000D1D3E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D1D3E">
              <w:rPr>
                <w:rFonts w:ascii="Corbel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1A9CF67" w14:textId="77777777" w:rsidR="00404676" w:rsidRDefault="00404676" w:rsidP="00404676">
            <w:pPr>
              <w:jc w:val="center"/>
              <w:rPr>
                <w:rFonts w:ascii="Corbel" w:hAnsi="Corbel"/>
              </w:rPr>
            </w:pPr>
            <w:r w:rsidRPr="000D1D3E">
              <w:rPr>
                <w:rFonts w:ascii="Corbel" w:hAnsi="Corbel"/>
                <w:b/>
              </w:rPr>
              <w:t>Przedmiot dodatkowy</w:t>
            </w:r>
          </w:p>
          <w:p w14:paraId="112E4C21" w14:textId="70A193A3" w:rsidR="00404676" w:rsidRPr="000D1D3E" w:rsidRDefault="00404676" w:rsidP="00404676">
            <w:pPr>
              <w:jc w:val="center"/>
              <w:rPr>
                <w:rFonts w:ascii="Corbel" w:hAnsi="Corbel"/>
              </w:rPr>
            </w:pPr>
            <w:r w:rsidRPr="000D1D3E">
              <w:rPr>
                <w:rFonts w:ascii="Corbel" w:hAnsi="Corbel"/>
                <w:sz w:val="18"/>
              </w:rPr>
              <w:t>brany</w:t>
            </w:r>
            <w:r w:rsidRPr="000D1D3E">
              <w:rPr>
                <w:rFonts w:ascii="Corbel" w:hAnsi="Corbel"/>
                <w:b/>
                <w:sz w:val="18"/>
              </w:rPr>
              <w:t xml:space="preserve"> </w:t>
            </w:r>
            <w:r w:rsidRPr="000D1D3E">
              <w:rPr>
                <w:rFonts w:ascii="Corbel" w:hAnsi="Corbel"/>
                <w:sz w:val="18"/>
              </w:rPr>
              <w:t xml:space="preserve">pod uwagę </w:t>
            </w:r>
            <w:r w:rsidRPr="000D1D3E">
              <w:rPr>
                <w:rFonts w:ascii="Corbel" w:hAnsi="Corbel"/>
                <w:sz w:val="18"/>
              </w:rPr>
              <w:br/>
              <w:t>w postępowaniu rekrutacyjnym</w:t>
            </w:r>
          </w:p>
        </w:tc>
        <w:tc>
          <w:tcPr>
            <w:tcW w:w="8216" w:type="dxa"/>
          </w:tcPr>
          <w:p w14:paraId="382B467C" w14:textId="77777777" w:rsidR="00404676" w:rsidRPr="000D1D3E" w:rsidRDefault="00404676" w:rsidP="00FA0FF7">
            <w:pPr>
              <w:jc w:val="both"/>
              <w:rPr>
                <w:rFonts w:ascii="Corbel" w:hAnsi="Corbel"/>
              </w:rPr>
            </w:pPr>
            <w:r w:rsidRPr="000D1D3E">
              <w:rPr>
                <w:rFonts w:ascii="Corbel" w:hAnsi="Corbel" w:cs="Arial"/>
              </w:rPr>
              <w:t>Jeden z przedmiotów do wyboru:</w:t>
            </w:r>
            <w:r w:rsidRPr="000D1D3E">
              <w:rPr>
                <w:rFonts w:ascii="Corbel" w:hAnsi="Corbel" w:cs="Arial"/>
                <w:b/>
              </w:rPr>
              <w:t xml:space="preserve"> biologia lub historia lub wiedza o społeczeństwie lub filozofia lub matematyka </w:t>
            </w:r>
            <w:r w:rsidRPr="000D1D3E">
              <w:rPr>
                <w:rFonts w:ascii="Corbel" w:hAnsi="Corbel" w:cs="Arial"/>
              </w:rPr>
              <w:t>- na poziomie podstawowym lub rozszerzonym z części pisemnej egzaminu maturalnego</w:t>
            </w:r>
          </w:p>
        </w:tc>
        <w:tc>
          <w:tcPr>
            <w:tcW w:w="2268" w:type="dxa"/>
            <w:vMerge/>
          </w:tcPr>
          <w:p w14:paraId="6F3BDB3C" w14:textId="77777777" w:rsidR="00404676" w:rsidRPr="000D1D3E" w:rsidRDefault="00404676" w:rsidP="00FA0FF7">
            <w:pPr>
              <w:rPr>
                <w:rFonts w:ascii="Corbel" w:hAnsi="Corbel"/>
              </w:rPr>
            </w:pPr>
          </w:p>
        </w:tc>
      </w:tr>
      <w:tr w:rsidR="00404676" w:rsidRPr="000D1D3E" w14:paraId="4C2A7CB8" w14:textId="77777777" w:rsidTr="00404676">
        <w:tc>
          <w:tcPr>
            <w:tcW w:w="567" w:type="dxa"/>
            <w:shd w:val="clear" w:color="auto" w:fill="E5DFEC" w:themeFill="accent4" w:themeFillTint="33"/>
            <w:vAlign w:val="center"/>
          </w:tcPr>
          <w:p w14:paraId="20387883" w14:textId="77777777" w:rsidR="00404676" w:rsidRPr="000D1D3E" w:rsidRDefault="00404676" w:rsidP="00FA0FF7">
            <w:pPr>
              <w:jc w:val="center"/>
              <w:rPr>
                <w:rFonts w:ascii="Corbel" w:hAnsi="Corbel"/>
                <w:b/>
              </w:rPr>
            </w:pPr>
            <w:r w:rsidRPr="000D1D3E">
              <w:rPr>
                <w:rFonts w:ascii="Corbel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173FF93" w14:textId="77777777" w:rsidR="00404676" w:rsidRPr="000D1D3E" w:rsidRDefault="00404676" w:rsidP="00FA0FF7">
            <w:pPr>
              <w:jc w:val="center"/>
              <w:rPr>
                <w:rFonts w:ascii="Corbel" w:hAnsi="Corbel"/>
              </w:rPr>
            </w:pPr>
            <w:r w:rsidRPr="000D1D3E">
              <w:rPr>
                <w:rFonts w:ascii="Corbel" w:hAnsi="Corbel"/>
                <w:b/>
              </w:rPr>
              <w:t>Kryterium dodatkowe,</w:t>
            </w:r>
          </w:p>
          <w:p w14:paraId="4A2076E7" w14:textId="77777777" w:rsidR="00404676" w:rsidRPr="000D1D3E" w:rsidRDefault="00404676" w:rsidP="00FA0FF7">
            <w:pPr>
              <w:jc w:val="center"/>
              <w:rPr>
                <w:rFonts w:ascii="Corbel" w:hAnsi="Corbel"/>
              </w:rPr>
            </w:pPr>
            <w:r w:rsidRPr="000D1D3E">
              <w:rPr>
                <w:rFonts w:ascii="Corbel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16" w:type="dxa"/>
          </w:tcPr>
          <w:p w14:paraId="5A7E6737" w14:textId="77777777" w:rsidR="00404676" w:rsidRPr="000D1D3E" w:rsidRDefault="00404676" w:rsidP="00FA0FF7">
            <w:pPr>
              <w:jc w:val="both"/>
              <w:rPr>
                <w:rFonts w:ascii="Corbel" w:hAnsi="Corbel"/>
              </w:rPr>
            </w:pPr>
            <w:r w:rsidRPr="000D1D3E">
              <w:rPr>
                <w:rFonts w:ascii="Corbel" w:hAnsi="Corbel"/>
                <w:b/>
              </w:rPr>
              <w:t xml:space="preserve">Język obcy nowożytny </w:t>
            </w:r>
            <w:r w:rsidRPr="000D1D3E">
              <w:rPr>
                <w:rFonts w:ascii="Corbel" w:hAnsi="Corbel"/>
              </w:rPr>
              <w:t>- na poziomie podstawowym lub rozszerzonym z części pisemnej egzaminu maturalnego</w:t>
            </w:r>
          </w:p>
        </w:tc>
        <w:tc>
          <w:tcPr>
            <w:tcW w:w="2268" w:type="dxa"/>
            <w:vMerge/>
          </w:tcPr>
          <w:p w14:paraId="3E4A8704" w14:textId="77777777" w:rsidR="00404676" w:rsidRPr="000D1D3E" w:rsidRDefault="00404676" w:rsidP="00FA0FF7">
            <w:pPr>
              <w:rPr>
                <w:rFonts w:ascii="Corbel" w:hAnsi="Corbel"/>
              </w:rPr>
            </w:pPr>
          </w:p>
        </w:tc>
      </w:tr>
    </w:tbl>
    <w:p w14:paraId="14FF77A3" w14:textId="77777777" w:rsidR="00404676" w:rsidRPr="000D1D3E" w:rsidRDefault="00404676" w:rsidP="00404676">
      <w:pPr>
        <w:spacing w:after="0" w:line="240" w:lineRule="auto"/>
        <w:jc w:val="both"/>
        <w:rPr>
          <w:rFonts w:ascii="Corbel" w:hAnsi="Corbel"/>
          <w:sz w:val="18"/>
        </w:rPr>
      </w:pPr>
      <w:r w:rsidRPr="000D1D3E">
        <w:rPr>
          <w:rFonts w:ascii="Corbel" w:hAnsi="Corbel"/>
          <w:sz w:val="18"/>
        </w:rPr>
        <w:t xml:space="preserve">* </w:t>
      </w:r>
      <w:r w:rsidRPr="000D1D3E">
        <w:rPr>
          <w:rFonts w:ascii="Corbel" w:hAnsi="Corbel"/>
          <w:bCs/>
          <w:sz w:val="18"/>
        </w:rPr>
        <w:t>Przelicznik dla każdego przedmiotu liczony jest osobno</w:t>
      </w:r>
    </w:p>
    <w:p w14:paraId="47E3CE6A" w14:textId="09728F5A" w:rsidR="00404676" w:rsidRDefault="00404676" w:rsidP="008D495B">
      <w:pPr>
        <w:spacing w:after="0" w:line="240" w:lineRule="auto"/>
        <w:rPr>
          <w:rFonts w:ascii="Corbel" w:eastAsia="Calibri" w:hAnsi="Corbel"/>
          <w:b/>
        </w:rPr>
      </w:pPr>
    </w:p>
    <w:p w14:paraId="0AF2372E" w14:textId="77777777" w:rsidR="00404676" w:rsidRPr="004431D3" w:rsidRDefault="00404676" w:rsidP="008D495B">
      <w:pPr>
        <w:spacing w:after="0" w:line="240" w:lineRule="auto"/>
        <w:rPr>
          <w:rFonts w:ascii="Corbel" w:eastAsia="Calibri" w:hAnsi="Corbel"/>
          <w:b/>
        </w:rPr>
      </w:pPr>
    </w:p>
    <w:p w14:paraId="60F94596" w14:textId="7F7CC444" w:rsidR="008D495B" w:rsidRPr="004431D3" w:rsidRDefault="008D495B" w:rsidP="008D495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Ratownictwo medyczne</w:t>
      </w:r>
    </w:p>
    <w:p w14:paraId="55EF876C" w14:textId="77777777" w:rsidR="008D495B" w:rsidRPr="004431D3" w:rsidRDefault="008D495B" w:rsidP="008D495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12B24B5" w14:textId="77777777" w:rsidR="008D495B" w:rsidRPr="004431D3" w:rsidRDefault="008D495B" w:rsidP="008D495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F2C11DD" w14:textId="77777777" w:rsidR="008D495B" w:rsidRPr="004431D3" w:rsidRDefault="008D495B" w:rsidP="008D495B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00582EC8" w14:textId="77777777" w:rsidR="00404676" w:rsidRPr="00404676" w:rsidRDefault="00404676" w:rsidP="0040467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28"/>
        <w:tblW w:w="1388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405"/>
        <w:gridCol w:w="8647"/>
        <w:gridCol w:w="2268"/>
      </w:tblGrid>
      <w:tr w:rsidR="00404676" w:rsidRPr="00404676" w14:paraId="76AD8742" w14:textId="77777777" w:rsidTr="00404676">
        <w:trPr>
          <w:trHeight w:val="1949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520765BA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</w:rPr>
            </w:pPr>
            <w:r w:rsidRPr="00404676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405" w:type="dxa"/>
            <w:shd w:val="clear" w:color="auto" w:fill="E5DFEC" w:themeFill="accent4" w:themeFillTint="33"/>
            <w:vAlign w:val="center"/>
          </w:tcPr>
          <w:p w14:paraId="00D67DD2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</w:rPr>
            </w:pPr>
            <w:r w:rsidRPr="00404676">
              <w:rPr>
                <w:rFonts w:ascii="Corbel" w:eastAsia="Calibri" w:hAnsi="Corbel"/>
                <w:b/>
              </w:rPr>
              <w:t>Przedmiot obowiązkowy</w:t>
            </w:r>
          </w:p>
          <w:p w14:paraId="3FA59CB5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04676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647" w:type="dxa"/>
          </w:tcPr>
          <w:p w14:paraId="4F79A72B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</w:rPr>
            </w:pPr>
            <w:r w:rsidRPr="00404676">
              <w:rPr>
                <w:rFonts w:ascii="Corbel" w:hAnsi="Corbel"/>
                <w:b/>
              </w:rPr>
              <w:t>Jeden z przedmiotów do wyboru: b</w:t>
            </w:r>
            <w:r w:rsidRPr="00404676">
              <w:rPr>
                <w:rFonts w:ascii="Corbel" w:eastAsia="Calibri" w:hAnsi="Corbel"/>
                <w:b/>
                <w:bCs/>
              </w:rPr>
              <w:t xml:space="preserve">iologia </w:t>
            </w:r>
            <w:r w:rsidRPr="00404676">
              <w:rPr>
                <w:rFonts w:ascii="Corbel" w:eastAsia="Calibri" w:hAnsi="Corbel"/>
              </w:rPr>
              <w:t>lub</w:t>
            </w:r>
            <w:r w:rsidRPr="00404676">
              <w:rPr>
                <w:rFonts w:ascii="Corbel" w:eastAsia="Calibri" w:hAnsi="Corbel"/>
                <w:b/>
              </w:rPr>
              <w:t xml:space="preserve"> matematyka </w:t>
            </w:r>
            <w:r w:rsidRPr="00404676">
              <w:rPr>
                <w:rFonts w:ascii="Corbel" w:eastAsia="Calibri" w:hAnsi="Corbel"/>
              </w:rPr>
              <w:t xml:space="preserve">– na poziomie podstawowym lub rozszerzonym z części pisemnej egzaminu maturalnego </w:t>
            </w:r>
          </w:p>
          <w:p w14:paraId="090EF2A4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b/>
              </w:rPr>
              <w:t>LUB</w:t>
            </w:r>
            <w:r w:rsidRPr="00404676">
              <w:rPr>
                <w:rFonts w:ascii="Corbel" w:eastAsia="Calibri" w:hAnsi="Corbel"/>
              </w:rPr>
              <w:t> </w:t>
            </w:r>
          </w:p>
          <w:p w14:paraId="1D7F4523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  <w:b/>
              </w:rPr>
            </w:pPr>
            <w:r w:rsidRPr="00404676">
              <w:rPr>
                <w:rFonts w:ascii="Corbel" w:hAnsi="Corbel"/>
                <w:b/>
              </w:rPr>
              <w:t>Jeden z przedmiotów do wyboru: b</w:t>
            </w:r>
            <w:r w:rsidRPr="00404676">
              <w:rPr>
                <w:rFonts w:ascii="Corbel" w:eastAsia="Calibri" w:hAnsi="Corbel"/>
                <w:b/>
              </w:rPr>
              <w:t xml:space="preserve">iologia </w:t>
            </w:r>
            <w:r w:rsidRPr="00404676">
              <w:rPr>
                <w:rFonts w:ascii="Corbel" w:eastAsia="Calibri" w:hAnsi="Corbel"/>
              </w:rPr>
              <w:t>lub</w:t>
            </w:r>
            <w:r w:rsidRPr="00404676">
              <w:rPr>
                <w:rFonts w:ascii="Corbel" w:eastAsia="Calibri" w:hAnsi="Corbel"/>
                <w:b/>
              </w:rPr>
              <w:t xml:space="preserve"> matematyka </w:t>
            </w:r>
            <w:r w:rsidRPr="00404676">
              <w:rPr>
                <w:rFonts w:ascii="Corbel" w:eastAsia="Calibri" w:hAnsi="Corbel"/>
              </w:rPr>
              <w:t xml:space="preserve">– na poziomie podstawowym lub rozszerzonym z części pisemnej egzaminu maturalnego </w:t>
            </w:r>
            <w:r w:rsidRPr="00404676">
              <w:rPr>
                <w:rFonts w:ascii="Corbel" w:eastAsia="Calibri" w:hAnsi="Corbel"/>
                <w:b/>
              </w:rPr>
              <w:t>i wyniki egzaminu potwierdzającego kwalifikacje w zawodzie Ratownika Medycznego</w:t>
            </w:r>
          </w:p>
        </w:tc>
        <w:tc>
          <w:tcPr>
            <w:tcW w:w="2268" w:type="dxa"/>
            <w:vMerge w:val="restart"/>
            <w:vAlign w:val="center"/>
          </w:tcPr>
          <w:p w14:paraId="368C1519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04676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37124191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26A1737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04676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4B097405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04676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44B4B1E4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sz w:val="18"/>
              </w:rPr>
            </w:pPr>
            <w:r w:rsidRPr="00404676">
              <w:rPr>
                <w:rFonts w:ascii="Corbel" w:eastAsia="Calibri" w:hAnsi="Corbel"/>
                <w:sz w:val="18"/>
              </w:rPr>
              <w:t>Poziom podstawowy</w:t>
            </w:r>
          </w:p>
          <w:p w14:paraId="63195C01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sz w:val="18"/>
              </w:rPr>
            </w:pPr>
            <w:r w:rsidRPr="00404676">
              <w:rPr>
                <w:rFonts w:ascii="Corbel" w:eastAsia="Calibri" w:hAnsi="Corbel"/>
                <w:sz w:val="18"/>
              </w:rPr>
              <w:t>1% = 1 pkt</w:t>
            </w:r>
          </w:p>
          <w:p w14:paraId="5EEB8CF2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sz w:val="18"/>
              </w:rPr>
            </w:pPr>
            <w:r w:rsidRPr="00404676">
              <w:rPr>
                <w:rFonts w:ascii="Corbel" w:eastAsia="Calibri" w:hAnsi="Corbel"/>
                <w:sz w:val="18"/>
              </w:rPr>
              <w:t>Poziom rozszerzony</w:t>
            </w:r>
          </w:p>
          <w:p w14:paraId="0D8B000D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sz w:val="18"/>
              </w:rPr>
            </w:pPr>
            <w:r w:rsidRPr="00404676">
              <w:rPr>
                <w:rFonts w:ascii="Corbel" w:eastAsia="Calibri" w:hAnsi="Corbel"/>
                <w:sz w:val="18"/>
              </w:rPr>
              <w:t>1% = 2 pkt</w:t>
            </w:r>
          </w:p>
          <w:p w14:paraId="288DA7EC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5D6FE139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04676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28203567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404676" w:rsidRPr="00404676" w14:paraId="7CD4433B" w14:textId="77777777" w:rsidTr="00404676">
        <w:trPr>
          <w:trHeight w:val="2217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7A2ADCD1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  <w:b/>
              </w:rPr>
            </w:pPr>
            <w:r w:rsidRPr="00404676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405" w:type="dxa"/>
            <w:shd w:val="clear" w:color="auto" w:fill="E5DFEC" w:themeFill="accent4" w:themeFillTint="33"/>
            <w:vAlign w:val="center"/>
          </w:tcPr>
          <w:p w14:paraId="59664937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b/>
              </w:rPr>
              <w:t>Przedmiot dodatkowy</w:t>
            </w:r>
          </w:p>
          <w:p w14:paraId="4413B698" w14:textId="77777777" w:rsidR="00404676" w:rsidRPr="00404676" w:rsidRDefault="00404676" w:rsidP="00404676">
            <w:pPr>
              <w:spacing w:after="200" w:line="276" w:lineRule="auto"/>
              <w:jc w:val="center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sz w:val="18"/>
              </w:rPr>
              <w:t>brany</w:t>
            </w:r>
            <w:r w:rsidRPr="00404676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04676">
              <w:rPr>
                <w:rFonts w:ascii="Corbel" w:eastAsia="Calibri" w:hAnsi="Corbel"/>
                <w:sz w:val="18"/>
              </w:rPr>
              <w:t xml:space="preserve">pod uwagę </w:t>
            </w:r>
            <w:r w:rsidRPr="00404676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647" w:type="dxa"/>
          </w:tcPr>
          <w:p w14:paraId="4350C979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b/>
              </w:rPr>
              <w:t xml:space="preserve">Chemia </w:t>
            </w:r>
            <w:r w:rsidRPr="00404676">
              <w:rPr>
                <w:rFonts w:ascii="Corbel" w:eastAsia="Calibri" w:hAnsi="Corbel"/>
              </w:rPr>
              <w:t>– na poziomie podstawowym lub rozszerzonym z części pisemnej egzaminu maturalnego</w:t>
            </w:r>
          </w:p>
          <w:p w14:paraId="0D4E0226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</w:rPr>
            </w:pPr>
            <w:r w:rsidRPr="00404676">
              <w:rPr>
                <w:rFonts w:ascii="Corbel" w:eastAsia="Calibri" w:hAnsi="Corbel"/>
                <w:b/>
              </w:rPr>
              <w:t>LUB</w:t>
            </w:r>
            <w:r w:rsidRPr="00404676">
              <w:rPr>
                <w:rFonts w:ascii="Corbel" w:eastAsia="Calibri" w:hAnsi="Corbel"/>
              </w:rPr>
              <w:t xml:space="preserve"> </w:t>
            </w:r>
          </w:p>
          <w:p w14:paraId="04B52175" w14:textId="77777777" w:rsidR="00404676" w:rsidRPr="00404676" w:rsidRDefault="00404676" w:rsidP="00404676">
            <w:pPr>
              <w:spacing w:after="200" w:line="276" w:lineRule="auto"/>
              <w:jc w:val="both"/>
              <w:rPr>
                <w:rFonts w:ascii="Corbel" w:eastAsia="Calibri" w:hAnsi="Corbel"/>
                <w:b/>
              </w:rPr>
            </w:pPr>
            <w:r w:rsidRPr="00404676">
              <w:rPr>
                <w:rFonts w:ascii="Corbel" w:eastAsia="Calibri" w:hAnsi="Corbel"/>
                <w:b/>
              </w:rPr>
              <w:t>Wyniki egzaminu potwierdzającego kwalifikacje w zawodzie Ratownika Medycznego, o ile nie są brane pod uwagę jako przedmiot obowiązkowy</w:t>
            </w:r>
          </w:p>
        </w:tc>
        <w:tc>
          <w:tcPr>
            <w:tcW w:w="2268" w:type="dxa"/>
            <w:vMerge/>
          </w:tcPr>
          <w:p w14:paraId="33D13B14" w14:textId="77777777" w:rsidR="00404676" w:rsidRPr="00404676" w:rsidRDefault="00404676" w:rsidP="00404676">
            <w:pPr>
              <w:spacing w:after="200" w:line="276" w:lineRule="auto"/>
              <w:rPr>
                <w:rFonts w:ascii="Corbel" w:eastAsia="Calibri" w:hAnsi="Corbel"/>
              </w:rPr>
            </w:pPr>
          </w:p>
        </w:tc>
      </w:tr>
    </w:tbl>
    <w:p w14:paraId="1186B483" w14:textId="77777777" w:rsidR="00404676" w:rsidRPr="000D1D3E" w:rsidRDefault="00404676" w:rsidP="00404676">
      <w:pPr>
        <w:spacing w:after="0" w:line="240" w:lineRule="auto"/>
        <w:jc w:val="both"/>
        <w:rPr>
          <w:rFonts w:ascii="Corbel" w:hAnsi="Corbel"/>
          <w:sz w:val="18"/>
        </w:rPr>
      </w:pPr>
      <w:r w:rsidRPr="000D1D3E">
        <w:rPr>
          <w:rFonts w:ascii="Corbel" w:hAnsi="Corbel"/>
          <w:sz w:val="18"/>
        </w:rPr>
        <w:t xml:space="preserve">* </w:t>
      </w:r>
      <w:r w:rsidRPr="000D1D3E">
        <w:rPr>
          <w:rFonts w:ascii="Corbel" w:hAnsi="Corbel"/>
          <w:bCs/>
          <w:sz w:val="18"/>
        </w:rPr>
        <w:t>Przelicznik dla każdego przedmiotu liczony jest osobno</w:t>
      </w:r>
    </w:p>
    <w:p w14:paraId="77C7C08E" w14:textId="77777777" w:rsidR="00404676" w:rsidRPr="000D1D3E" w:rsidRDefault="00404676" w:rsidP="00404676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0D1D3E">
        <w:rPr>
          <w:rFonts w:ascii="Corbel" w:hAnsi="Corbel"/>
          <w:sz w:val="18"/>
        </w:rPr>
        <w:t>** Przelicznik określa suma najkorzystniejszych wyników z części pisemnej i praktycznej egzaminu</w:t>
      </w:r>
    </w:p>
    <w:p w14:paraId="453305EA" w14:textId="77777777" w:rsidR="00404676" w:rsidRDefault="00404676" w:rsidP="004046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rbel" w:eastAsia="Corbel" w:hAnsi="Corbel" w:cs="Corbel"/>
          <w:color w:val="000000"/>
          <w:sz w:val="20"/>
          <w:szCs w:val="20"/>
        </w:rPr>
      </w:pPr>
    </w:p>
    <w:p w14:paraId="61753F91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  <w:b/>
        </w:rPr>
      </w:pPr>
    </w:p>
    <w:p w14:paraId="2E3CB47F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  <w:b/>
        </w:rPr>
      </w:pPr>
    </w:p>
    <w:p w14:paraId="107511CC" w14:textId="6A147796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Rolnictwo</w:t>
      </w:r>
    </w:p>
    <w:p w14:paraId="763887DD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71C1116F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16C6BBC0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11D61EE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A725D2" w:rsidRPr="004431D3" w14:paraId="16765281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F42D59B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209759A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FF143B3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5BF110F" w14:textId="419D148B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 xml:space="preserve">Jeden z przedmiotów do wyboru: biologia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chemia</w:t>
            </w:r>
            <w:r w:rsidRPr="004431D3">
              <w:rPr>
                <w:rFonts w:ascii="Corbel" w:eastAsia="Calibri" w:hAnsi="Corbel"/>
              </w:rPr>
              <w:t xml:space="preserve"> lub</w:t>
            </w:r>
            <w:r w:rsidRPr="004431D3">
              <w:rPr>
                <w:rFonts w:ascii="Corbel" w:eastAsia="Calibri" w:hAnsi="Corbel"/>
                <w:b/>
              </w:rPr>
              <w:t xml:space="preserve"> geografia</w:t>
            </w:r>
            <w:r w:rsidRPr="004431D3">
              <w:rPr>
                <w:rFonts w:ascii="Corbel" w:eastAsia="Calibri" w:hAnsi="Corbel"/>
              </w:rPr>
              <w:t xml:space="preserve"> lub</w:t>
            </w:r>
            <w:r w:rsidR="00093BFB">
              <w:rPr>
                <w:rFonts w:ascii="Corbel" w:eastAsia="Calibri" w:hAnsi="Corbel"/>
                <w:b/>
              </w:rPr>
              <w:t xml:space="preserve"> fizyka z </w:t>
            </w:r>
            <w:r w:rsidRPr="004431D3">
              <w:rPr>
                <w:rFonts w:ascii="Corbel" w:eastAsia="Calibri" w:hAnsi="Corbel"/>
                <w:b/>
              </w:rPr>
              <w:t xml:space="preserve">astronomią </w:t>
            </w:r>
            <w:r w:rsidRPr="004431D3">
              <w:rPr>
                <w:rFonts w:ascii="Corbel" w:eastAsia="Calibri" w:hAnsi="Corbel"/>
              </w:rPr>
              <w:t>lub</w:t>
            </w:r>
            <w:r w:rsidRPr="004431D3">
              <w:rPr>
                <w:rFonts w:ascii="Corbel" w:eastAsia="Calibri" w:hAnsi="Corbel"/>
                <w:b/>
              </w:rPr>
              <w:t xml:space="preserve"> fizyka</w:t>
            </w:r>
            <w:r w:rsidRPr="004431D3">
              <w:rPr>
                <w:rFonts w:ascii="Corbel" w:eastAsia="Calibri" w:hAnsi="Corbel"/>
              </w:rPr>
              <w:t xml:space="preserve"> lub</w:t>
            </w:r>
            <w:r w:rsidRPr="004431D3">
              <w:rPr>
                <w:rFonts w:ascii="Corbel" w:eastAsia="Calibri" w:hAnsi="Corbel"/>
                <w:b/>
              </w:rPr>
              <w:t xml:space="preserve"> matematyka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DFE2D90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0B26C13C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8CFDF0E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09AD0823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1% = 1 pkt</w:t>
            </w:r>
          </w:p>
          <w:p w14:paraId="4E1DD758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9DB2063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A725D2" w:rsidRPr="004431D3" w14:paraId="6B2938EC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447DEDA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43D2FAE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A5B01ED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3065A12A" w14:textId="77777777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5E48759" w14:textId="77777777" w:rsidR="00A725D2" w:rsidRPr="004431D3" w:rsidRDefault="00A725D2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A725D2" w:rsidRPr="004431D3" w14:paraId="60E7DEB0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7799C8A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F7715B2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6885D61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87314B4" w14:textId="77777777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1EDF54A" w14:textId="77777777" w:rsidR="00A725D2" w:rsidRPr="004431D3" w:rsidRDefault="00A725D2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A56F8BA" w14:textId="77777777" w:rsidR="00A725D2" w:rsidRPr="004431D3" w:rsidRDefault="00A725D2" w:rsidP="00A725D2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590DBE6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  <w:b/>
        </w:rPr>
      </w:pPr>
    </w:p>
    <w:p w14:paraId="1150E8B7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Rolnictwo</w:t>
      </w:r>
    </w:p>
    <w:p w14:paraId="67FC6602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58E23709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79664C14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481861D" w14:textId="77777777" w:rsidR="00A725D2" w:rsidRPr="004431D3" w:rsidRDefault="00A725D2" w:rsidP="00A725D2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A725D2" w:rsidRPr="004431D3" w14:paraId="2E7E4100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5802E146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1891300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02AA8EF1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643A5FE8" w14:textId="77777777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 stopnia (co najmniej siedmiosemestralnych) lub jednolitych studiów magisterskich.</w:t>
            </w:r>
          </w:p>
        </w:tc>
      </w:tr>
      <w:tr w:rsidR="00A725D2" w:rsidRPr="004431D3" w14:paraId="7EB6BB2B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3C9075F1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D096955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3D1A9FFF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178C35E" w14:textId="77777777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 I stopnia (co najmniej siedmiosemestralnych) lub jednolitych studiów magisterskich dla absolwentów w dziedzinie nauk rolniczych.</w:t>
            </w:r>
          </w:p>
          <w:p w14:paraId="50EBBCCC" w14:textId="77777777" w:rsidR="00A725D2" w:rsidRPr="004431D3" w:rsidRDefault="00A725D2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dla absolwentów </w:t>
            </w:r>
            <w:r w:rsidRPr="004431D3">
              <w:rPr>
                <w:rFonts w:ascii="Corbel" w:eastAsia="Calibri" w:hAnsi="Corbel"/>
              </w:rPr>
              <w:t>kierunków studiów, innych niż w dziedzinie nauk rolniczych</w:t>
            </w:r>
            <w:r w:rsidRPr="004431D3">
              <w:rPr>
                <w:rFonts w:ascii="Corbel" w:hAnsi="Corbel"/>
              </w:rPr>
              <w:t xml:space="preserve">. </w:t>
            </w:r>
            <w:r w:rsidRPr="004431D3">
              <w:rPr>
                <w:rFonts w:ascii="Corbel" w:hAnsi="Corbel" w:cs="Calibri"/>
              </w:rPr>
              <w:t>Kandydat zobowiązany jest dostarczyć do Komisji Egzaminacyjnej opis efektów uczenia się określonych w programie studiów, które ukończył.</w:t>
            </w:r>
          </w:p>
        </w:tc>
      </w:tr>
      <w:tr w:rsidR="00A725D2" w:rsidRPr="004431D3" w14:paraId="423E4226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43375163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C3A2B0A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E9203F0" w14:textId="77777777" w:rsidR="00A725D2" w:rsidRPr="004431D3" w:rsidRDefault="00A725D2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62ADD7D7" w14:textId="77777777" w:rsidR="00A725D2" w:rsidRPr="004431D3" w:rsidRDefault="00A725D2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1B0B0162" w14:textId="77777777" w:rsidR="00A725D2" w:rsidRPr="004431D3" w:rsidRDefault="00A725D2" w:rsidP="000A533D">
      <w:pPr>
        <w:spacing w:after="0" w:line="240" w:lineRule="auto"/>
        <w:rPr>
          <w:rFonts w:ascii="Corbel" w:eastAsia="Calibri" w:hAnsi="Corbel"/>
          <w:b/>
        </w:rPr>
      </w:pPr>
    </w:p>
    <w:p w14:paraId="2231CD1E" w14:textId="77777777" w:rsidR="00A725D2" w:rsidRPr="004431D3" w:rsidRDefault="00A725D2" w:rsidP="000A533D">
      <w:pPr>
        <w:spacing w:after="0" w:line="240" w:lineRule="auto"/>
        <w:rPr>
          <w:rFonts w:ascii="Corbel" w:eastAsia="Calibri" w:hAnsi="Corbel"/>
          <w:b/>
        </w:rPr>
      </w:pPr>
    </w:p>
    <w:p w14:paraId="0F8F6429" w14:textId="77777777" w:rsidR="00A725D2" w:rsidRPr="004431D3" w:rsidRDefault="00A725D2" w:rsidP="000A533D">
      <w:pPr>
        <w:spacing w:after="0" w:line="240" w:lineRule="auto"/>
        <w:rPr>
          <w:rFonts w:ascii="Corbel" w:eastAsia="Calibri" w:hAnsi="Corbel"/>
          <w:b/>
        </w:rPr>
      </w:pPr>
    </w:p>
    <w:p w14:paraId="236397C8" w14:textId="6B96B44A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Socjologia</w:t>
      </w:r>
    </w:p>
    <w:p w14:paraId="3EC298E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4A70365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DE2C8A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038AF5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1FF81E7D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9AAB1E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477F84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97DBF2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81BD7F9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oraz </w:t>
            </w:r>
            <w:r w:rsidRPr="004431D3">
              <w:rPr>
                <w:rFonts w:ascii="Corbel" w:eastAsia="Calibri" w:hAnsi="Corbel"/>
                <w:b/>
                <w:bCs/>
              </w:rPr>
              <w:t>język obcy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tcBorders>
              <w:bottom w:val="single" w:sz="4" w:space="0" w:color="auto"/>
            </w:tcBorders>
            <w:vAlign w:val="center"/>
          </w:tcPr>
          <w:p w14:paraId="2F392EE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FC8CCF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156B643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3F1497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6A9BEA6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A7CC75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128ED64C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CB658C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A78D36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18534C6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EA78694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Wiedza o społeczeństwie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0BE2B037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4DAB45A8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0CBFCA7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4C6510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71F5CA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4933183D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Historia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  <w:tcBorders>
              <w:bottom w:val="single" w:sz="4" w:space="0" w:color="auto"/>
            </w:tcBorders>
          </w:tcPr>
          <w:p w14:paraId="4835A943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3E9C2176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6BC8722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0998DFF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Socjologia</w:t>
      </w:r>
    </w:p>
    <w:p w14:paraId="48D504E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2F2A33FD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119467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1B1A0CB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3AC75B29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567269D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E53E14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2F56DA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C7B8C6F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 lub II stopnia lub jednolitych studiów magisterskich z kierunków wchodzących w obszar nauk społecznych lub nauk humanistycznych.</w:t>
            </w:r>
          </w:p>
        </w:tc>
      </w:tr>
      <w:tr w:rsidR="00123C1B" w:rsidRPr="004431D3" w14:paraId="132DE026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0D010FC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CC6537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F7D4C8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64EDD5BF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studiów.</w:t>
            </w:r>
          </w:p>
        </w:tc>
      </w:tr>
      <w:tr w:rsidR="00123C1B" w:rsidRPr="004431D3" w14:paraId="300C3A4F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1FCCA8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9F263C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2EA8EC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1B734434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6025C41C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3E15717" w14:textId="6C0E2D4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76EBFD4B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16D6DCE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Stosunki międzynarodowe</w:t>
      </w:r>
    </w:p>
    <w:p w14:paraId="4BE66C8E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1DF521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F5DE3C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FF8EAF7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21B9FD03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6B5AE81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98766F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A86080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2EF6092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4587B1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4177B23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27FDF9E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568AC5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2BA78F5F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5633F13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1D3F40D9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72C25B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3B0D91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284428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06F84D45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</w:rPr>
              <w:t>geografia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historia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wiedza o społeczeństwie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</w:rPr>
              <w:t>matematyka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EB913F3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5E848DDF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1EA78A2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C6B619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E8BC7E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37FDD67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B5D8A04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1E439CB9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22E0309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0DB4B9FF" w14:textId="566113DD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6543FB9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69501465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Studia europejskie</w:t>
      </w:r>
    </w:p>
    <w:p w14:paraId="402B5FB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5B033D47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2652B22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D8A129B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45EE85DA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44F8AF3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3674BF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CDB15C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7BDF7092" w14:textId="731BDE8C" w:rsidR="00123C1B" w:rsidRPr="004431D3" w:rsidRDefault="00123C1B" w:rsidP="00F4014F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Dyplom ukończenia studiów I stopnia, jednolitych magisterskich lub równorzędnych z dyscyplin naukowych: archeologia, filozofia, historia, językoznawstwo, literaturoznawstwo, nauki o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kulturze i religii, ekonomia i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finanse, geografia społeczno-ekonomiczna i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gospodarka przestrzenna, nauki o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bezpieczeństwie, nauki o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komunikacji społecznej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i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mediach, nauki o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polityce i administracji, nauki o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zarządzaniu i</w:t>
            </w:r>
            <w:r w:rsidR="00F4014F"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</w:rPr>
              <w:t>jakości, nauki prawne, nauki socjologiczne, pedagogika, prawo kanoniczne, psychologia, nauki teologiczne, nauki o kulturze fizycznej.</w:t>
            </w:r>
          </w:p>
        </w:tc>
      </w:tr>
      <w:tr w:rsidR="00123C1B" w:rsidRPr="004431D3" w14:paraId="4DF1F0DD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A91DCE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8D55D0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2C5F4CE2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5F154481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studiów.</w:t>
            </w:r>
          </w:p>
        </w:tc>
      </w:tr>
      <w:tr w:rsidR="00123C1B" w:rsidRPr="004431D3" w14:paraId="669E6AF6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55B22C9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F669D8A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EB67F7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0A43D065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667A490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7C4FFCA2" w14:textId="7C17EF26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3D3E8B7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239BDF6B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Studia miejskie</w:t>
      </w:r>
    </w:p>
    <w:p w14:paraId="2DD6DC6C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lastRenderedPageBreak/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26D2D8D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1D4FC5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2E10F03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123C1B" w:rsidRPr="004431D3" w14:paraId="10141519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F09C08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42BF51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0566BC3E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150492D" w14:textId="5E371F6E" w:rsidR="00123C1B" w:rsidRPr="004431D3" w:rsidRDefault="00123C1B" w:rsidP="00093BFB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Dyplom ukończenia studiów I stopnia, jednolitych magisterskich lub równorzędnych. Jednocześnie od kandydatów oczekuj</w:t>
            </w:r>
            <w:r w:rsidR="00093BFB">
              <w:rPr>
                <w:rFonts w:ascii="Corbel" w:eastAsia="Calibri" w:hAnsi="Corbel"/>
              </w:rPr>
              <w:t>e</w:t>
            </w:r>
            <w:r w:rsidRPr="004431D3">
              <w:rPr>
                <w:rFonts w:ascii="Corbel" w:eastAsia="Calibri" w:hAnsi="Corbel"/>
              </w:rPr>
              <w:t xml:space="preserve"> się znajomości języka angielskiego na poziomie co najmniej B2 udokumentowanej oceną na dyplomie ukończenia studiów I lub II stopnia, jednolitych magisterskich lub równorzędnych. W przypadku kandydatów posiadających na dyplomie ocenę z języka innego niż angielski oczekuje się certyfikatu potwierdzającego znajomość języka angielskiego na poziomie B2.</w:t>
            </w:r>
          </w:p>
        </w:tc>
      </w:tr>
      <w:tr w:rsidR="00123C1B" w:rsidRPr="004431D3" w14:paraId="6F2C78D2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6D7A1A1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0473B6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47BD77B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4AA676E8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studiów.</w:t>
            </w:r>
          </w:p>
        </w:tc>
      </w:tr>
      <w:tr w:rsidR="00123C1B" w:rsidRPr="004431D3" w14:paraId="5308CE62" w14:textId="77777777" w:rsidTr="000800F6">
        <w:tc>
          <w:tcPr>
            <w:tcW w:w="203" w:type="pct"/>
            <w:shd w:val="clear" w:color="auto" w:fill="E5DFEC" w:themeFill="accent4" w:themeFillTint="33"/>
            <w:vAlign w:val="center"/>
          </w:tcPr>
          <w:p w14:paraId="182408A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96BB12D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378D706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7DDDEC8C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 xml:space="preserve">Średnia arytmetyczna ocen z toku studiów oraz ocena z języka angielskiego uzyskana na studiach I lub II stopnia, jednolitych magisterskich lub równorzędnych. </w:t>
            </w:r>
          </w:p>
          <w:p w14:paraId="45C8C24D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Oceny przeliczane są w następujący sposób:</w:t>
            </w:r>
          </w:p>
          <w:p w14:paraId="41D2DF29" w14:textId="77777777" w:rsidR="00123C1B" w:rsidRPr="004431D3" w:rsidRDefault="00123C1B" w:rsidP="000A533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</w:rPr>
            </w:pPr>
            <w:r w:rsidRPr="004431D3">
              <w:rPr>
                <w:rFonts w:ascii="Corbel" w:eastAsia="Calibri" w:hAnsi="Corbel"/>
                <w:sz w:val="22"/>
              </w:rPr>
              <w:t>ocena bardzo dobry (5,0) lub certyfikat potwierdzający znajomość języka angielskiego na poziomie co najmniej B2 - 30 pkt</w:t>
            </w:r>
          </w:p>
          <w:p w14:paraId="51C803E8" w14:textId="77777777" w:rsidR="00123C1B" w:rsidRPr="004431D3" w:rsidRDefault="00123C1B" w:rsidP="000A533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</w:rPr>
            </w:pPr>
            <w:r w:rsidRPr="004431D3">
              <w:rPr>
                <w:rFonts w:ascii="Corbel" w:eastAsia="Calibri" w:hAnsi="Corbel"/>
                <w:sz w:val="22"/>
              </w:rPr>
              <w:t>ocena dobry plus (4,5) - 20 pkt</w:t>
            </w:r>
          </w:p>
          <w:p w14:paraId="014AB739" w14:textId="77777777" w:rsidR="00123C1B" w:rsidRPr="004431D3" w:rsidRDefault="00123C1B" w:rsidP="000A533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</w:rPr>
            </w:pPr>
            <w:r w:rsidRPr="004431D3">
              <w:rPr>
                <w:rFonts w:ascii="Corbel" w:eastAsia="Calibri" w:hAnsi="Corbel"/>
                <w:sz w:val="22"/>
              </w:rPr>
              <w:t>ocena dobry (4,0) - 10 pkt</w:t>
            </w:r>
          </w:p>
          <w:p w14:paraId="2A63B450" w14:textId="77777777" w:rsidR="00123C1B" w:rsidRPr="004431D3" w:rsidRDefault="00123C1B" w:rsidP="000A533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</w:rPr>
            </w:pPr>
            <w:r w:rsidRPr="004431D3">
              <w:rPr>
                <w:rFonts w:ascii="Corbel" w:eastAsia="Calibri" w:hAnsi="Corbel"/>
                <w:sz w:val="22"/>
              </w:rPr>
              <w:t>ocena dostateczny plus (3,5) - 5 pkt</w:t>
            </w:r>
          </w:p>
          <w:p w14:paraId="4E093A27" w14:textId="77777777" w:rsidR="00123C1B" w:rsidRPr="004431D3" w:rsidRDefault="00123C1B" w:rsidP="000A533D">
            <w:pPr>
              <w:pStyle w:val="Akapitzlist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orbel" w:eastAsia="Calibri" w:hAnsi="Corbel"/>
                <w:sz w:val="22"/>
              </w:rPr>
            </w:pPr>
            <w:r w:rsidRPr="004431D3">
              <w:rPr>
                <w:rFonts w:ascii="Corbel" w:eastAsia="Calibri" w:hAnsi="Corbel"/>
                <w:sz w:val="22"/>
              </w:rPr>
              <w:t>ocena dostateczny (3,0) - 0 pkt</w:t>
            </w:r>
          </w:p>
        </w:tc>
      </w:tr>
    </w:tbl>
    <w:p w14:paraId="3FACC9F6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  <w:b/>
        </w:rPr>
      </w:pPr>
    </w:p>
    <w:p w14:paraId="60635132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  <w:b/>
        </w:rPr>
      </w:pPr>
    </w:p>
    <w:p w14:paraId="68E64AE6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  <w:b/>
        </w:rPr>
      </w:pPr>
    </w:p>
    <w:p w14:paraId="42380818" w14:textId="5D2ED676" w:rsidR="00917E6D" w:rsidRPr="004431D3" w:rsidRDefault="00917E6D" w:rsidP="00917E6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Systemy diagnostyczne w medycynie</w:t>
      </w:r>
    </w:p>
    <w:p w14:paraId="7A9B53D0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33EB3D43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6299FFFD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8FE8625" w14:textId="77777777" w:rsidR="00917E6D" w:rsidRPr="004431D3" w:rsidRDefault="00917E6D" w:rsidP="00917E6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917E6D" w:rsidRPr="004431D3" w14:paraId="4F09FE49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76D0F3B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DEE49CF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9928250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49DF10F" w14:textId="77777777" w:rsidR="00917E6D" w:rsidRPr="004431D3" w:rsidRDefault="00917E6D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eastAsia="Calibri" w:hAnsi="Corbel"/>
                <w:b/>
                <w:sz w:val="22"/>
              </w:rPr>
              <w:t>Jeden z przedmiotów do wyboru:</w:t>
            </w:r>
            <w:r w:rsidRPr="004431D3">
              <w:rPr>
                <w:rFonts w:ascii="Corbel" w:eastAsia="Calibri" w:hAnsi="Corbel"/>
                <w:b/>
              </w:rPr>
              <w:t xml:space="preserve"> m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atematyka </w:t>
            </w:r>
            <w:r w:rsidRPr="004431D3">
              <w:rPr>
                <w:rFonts w:ascii="Corbel" w:hAnsi="Corbel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 fizyka </w:t>
            </w:r>
            <w:r w:rsidRPr="004431D3">
              <w:rPr>
                <w:rFonts w:ascii="Corbel" w:hAnsi="Corbel"/>
                <w:sz w:val="22"/>
                <w:szCs w:val="22"/>
              </w:rPr>
              <w:t>lub</w:t>
            </w: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 biologia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na poziomie podstawowym lub rozszerzonym z części pisemnej egzaminu maturalnego </w:t>
            </w:r>
          </w:p>
          <w:p w14:paraId="5A35968D" w14:textId="77777777" w:rsidR="00917E6D" w:rsidRPr="004431D3" w:rsidRDefault="00917E6D" w:rsidP="000E4B31">
            <w:pPr>
              <w:pStyle w:val="Bezodstpw"/>
              <w:jc w:val="both"/>
              <w:rPr>
                <w:rFonts w:ascii="Corbel" w:hAnsi="Corbel"/>
                <w:b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 xml:space="preserve">lub </w:t>
            </w:r>
            <w:r w:rsidRPr="004431D3">
              <w:rPr>
                <w:rFonts w:ascii="Corbel" w:eastAsia="Calibri" w:hAnsi="Corbel"/>
                <w:b/>
                <w:sz w:val="22"/>
              </w:rPr>
              <w:t xml:space="preserve">jeden z przedmiotów do wyboru: matematyka </w:t>
            </w:r>
            <w:r w:rsidRPr="004431D3">
              <w:rPr>
                <w:rFonts w:ascii="Corbel" w:eastAsia="Calibri" w:hAnsi="Corbel"/>
                <w:sz w:val="22"/>
              </w:rPr>
              <w:t>lub</w:t>
            </w:r>
            <w:r w:rsidRPr="004431D3">
              <w:rPr>
                <w:rFonts w:ascii="Corbel" w:eastAsia="Calibri" w:hAnsi="Corbel"/>
                <w:b/>
                <w:sz w:val="22"/>
              </w:rPr>
              <w:t xml:space="preserve"> fizyka </w:t>
            </w:r>
            <w:r w:rsidRPr="004431D3">
              <w:rPr>
                <w:rFonts w:ascii="Corbel" w:eastAsia="Calibri" w:hAnsi="Corbel"/>
                <w:sz w:val="22"/>
              </w:rPr>
              <w:t>lub</w:t>
            </w:r>
            <w:r w:rsidRPr="004431D3">
              <w:rPr>
                <w:rFonts w:ascii="Corbel" w:eastAsia="Calibri" w:hAnsi="Corbel"/>
                <w:b/>
                <w:sz w:val="22"/>
              </w:rPr>
              <w:t xml:space="preserve"> biologia </w:t>
            </w:r>
            <w:r w:rsidRPr="004431D3">
              <w:rPr>
                <w:rFonts w:ascii="Corbel" w:eastAsia="Calibri" w:hAnsi="Corbel"/>
                <w:sz w:val="22"/>
              </w:rPr>
              <w:t>– na poziomie podstawowym lub rozszerzonym z części pisemnej egzaminu maturalnego</w:t>
            </w:r>
            <w:r w:rsidRPr="004431D3">
              <w:rPr>
                <w:rFonts w:ascii="Corbel" w:eastAsia="Calibri" w:hAnsi="Corbel"/>
                <w:b/>
                <w:sz w:val="22"/>
              </w:rPr>
              <w:t xml:space="preserve"> oraz wyniki egzaminu lub egzaminów potwierdzających kwalifikacje w zawodzie lub egzaminów </w:t>
            </w:r>
            <w:r w:rsidRPr="004431D3">
              <w:rPr>
                <w:rFonts w:ascii="Corbel" w:eastAsia="Calibri" w:hAnsi="Corbel"/>
                <w:b/>
                <w:sz w:val="22"/>
              </w:rPr>
              <w:lastRenderedPageBreak/>
              <w:t>zawodowych w zakresie: elektronik, mechatronik, protetyk słuchu, technik elektroniki i informatyki medycznej, technik elektroradiolog, technik szerokopasmowej komunikacji elektronicznej</w:t>
            </w:r>
          </w:p>
        </w:tc>
        <w:tc>
          <w:tcPr>
            <w:tcW w:w="2306" w:type="dxa"/>
            <w:vMerge w:val="restart"/>
            <w:vAlign w:val="center"/>
          </w:tcPr>
          <w:p w14:paraId="54DD91B6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lastRenderedPageBreak/>
              <w:t>Przelicznik</w:t>
            </w:r>
          </w:p>
          <w:p w14:paraId="532BE1EF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5878077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4A582B9F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338E5D29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798C508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3ACBCDA0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Poziom rozszerzony</w:t>
            </w:r>
          </w:p>
          <w:p w14:paraId="379C4792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01727AB8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1FDA8DAF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1E7A25D4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917E6D" w:rsidRPr="004431D3" w14:paraId="1A3FA57D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4D6D048F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A54AF6C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DDABB65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B53E084" w14:textId="77777777" w:rsidR="00917E6D" w:rsidRPr="004431D3" w:rsidRDefault="00917E6D" w:rsidP="000E4B31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  <w:b/>
              </w:rPr>
              <w:t xml:space="preserve">Chemia </w:t>
            </w:r>
            <w:r w:rsidRPr="004431D3">
              <w:rPr>
                <w:rFonts w:ascii="Corbel" w:hAnsi="Corbel"/>
              </w:rPr>
              <w:t>– na poziomie podstawowym lub rozszerzonym z części pisemnej egzaminu maturalnego</w:t>
            </w:r>
          </w:p>
          <w:p w14:paraId="3BD90517" w14:textId="77777777" w:rsidR="00917E6D" w:rsidRPr="004431D3" w:rsidRDefault="00917E6D" w:rsidP="000E4B31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  <w:b/>
              </w:rPr>
              <w:t>lub wyniki egzaminu lub egzaminów potwierdzających kwalifikacje w zawodzie lub egzaminów zawodowych w zakresie: elektronik, mechatronik, protetyk słuchu, technik elektroniki i informatyki medycznej, technik elektroradiolog, technik szerokopasmowej komunikacji elektronicznej</w:t>
            </w:r>
          </w:p>
          <w:p w14:paraId="0FA514BB" w14:textId="77777777" w:rsidR="00917E6D" w:rsidRPr="004431D3" w:rsidRDefault="00917E6D" w:rsidP="000E4B31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eastAsia="Calibri" w:hAnsi="Corbel"/>
              </w:rPr>
              <w:t>Pod uwagę brany jest wynik egzaminu, jeśli nie został wskazany jako przedmiot obowiązkowy</w:t>
            </w:r>
          </w:p>
        </w:tc>
        <w:tc>
          <w:tcPr>
            <w:tcW w:w="2306" w:type="dxa"/>
            <w:vMerge/>
          </w:tcPr>
          <w:p w14:paraId="4B190773" w14:textId="77777777" w:rsidR="00917E6D" w:rsidRPr="004431D3" w:rsidRDefault="00917E6D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917E6D" w:rsidRPr="004431D3" w14:paraId="4FB4045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6BC76AB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72131D2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2F812BDE" w14:textId="77777777" w:rsidR="00917E6D" w:rsidRPr="004431D3" w:rsidRDefault="00917E6D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097CB0AE" w14:textId="77777777" w:rsidR="00917E6D" w:rsidRPr="004431D3" w:rsidRDefault="00917E6D" w:rsidP="000E4B31">
            <w:pPr>
              <w:pStyle w:val="Bezodstpw"/>
              <w:jc w:val="both"/>
              <w:rPr>
                <w:rFonts w:ascii="Corbel" w:hAnsi="Corbel"/>
                <w:sz w:val="22"/>
                <w:szCs w:val="22"/>
              </w:rPr>
            </w:pPr>
            <w:r w:rsidRPr="004431D3">
              <w:rPr>
                <w:rFonts w:ascii="Corbel" w:hAnsi="Corbel"/>
                <w:b/>
                <w:sz w:val="22"/>
                <w:szCs w:val="22"/>
              </w:rPr>
              <w:t>Język obcy nowożytny</w:t>
            </w:r>
            <w:r w:rsidRPr="004431D3">
              <w:rPr>
                <w:rFonts w:ascii="Corbel" w:hAnsi="Corbel"/>
                <w:sz w:val="22"/>
                <w:szCs w:val="22"/>
              </w:rPr>
              <w:t xml:space="preserve"> – na poziomie podstawowym lub rozszerzonym z części pisemnej egzaminu maturalnego</w:t>
            </w:r>
          </w:p>
          <w:p w14:paraId="0F92AC33" w14:textId="77777777" w:rsidR="00917E6D" w:rsidRPr="004431D3" w:rsidRDefault="00917E6D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  <w:tc>
          <w:tcPr>
            <w:tcW w:w="2306" w:type="dxa"/>
            <w:vMerge/>
          </w:tcPr>
          <w:p w14:paraId="08E4E1B8" w14:textId="77777777" w:rsidR="00917E6D" w:rsidRPr="004431D3" w:rsidRDefault="00917E6D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81870A6" w14:textId="77777777" w:rsidR="00917E6D" w:rsidRPr="004431D3" w:rsidRDefault="00917E6D" w:rsidP="00917E6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CA67CB9" w14:textId="77777777" w:rsidR="00917E6D" w:rsidRPr="004431D3" w:rsidRDefault="00917E6D" w:rsidP="00917E6D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13E27074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39DC11F3" w14:textId="7100C65D" w:rsidR="002927ED" w:rsidRPr="004431D3" w:rsidRDefault="002927ED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5C6CEC7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7C322FA9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Sztuki wizualne</w:t>
      </w:r>
    </w:p>
    <w:p w14:paraId="2C5B651A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49424FEA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1000AA10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488EA6D" w14:textId="77777777" w:rsidR="004B1683" w:rsidRPr="004431D3" w:rsidRDefault="004B1683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3E791973" w14:textId="77777777" w:rsidTr="00006F47">
        <w:tc>
          <w:tcPr>
            <w:tcW w:w="567" w:type="dxa"/>
            <w:shd w:val="clear" w:color="auto" w:fill="E5DFEC" w:themeFill="accent4" w:themeFillTint="33"/>
            <w:vAlign w:val="center"/>
          </w:tcPr>
          <w:p w14:paraId="13961D6F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88CFE9D" w14:textId="77777777" w:rsidR="000B5C76" w:rsidRPr="004431D3" w:rsidRDefault="000B5C7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8609D02" w14:textId="64109BA2" w:rsidR="004B1683" w:rsidRPr="004431D3" w:rsidRDefault="000B5C7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1D740CA7" w14:textId="2F6DFE1A" w:rsidR="000B5C76" w:rsidRPr="004431D3" w:rsidRDefault="00F5731C" w:rsidP="000A533D">
            <w:pPr>
              <w:spacing w:after="0" w:line="240" w:lineRule="auto"/>
              <w:jc w:val="both"/>
              <w:rPr>
                <w:rFonts w:ascii="Corbel" w:hAnsi="Corbel"/>
                <w:b/>
                <w:bCs/>
              </w:rPr>
            </w:pPr>
            <w:r w:rsidRPr="004431D3">
              <w:rPr>
                <w:rFonts w:ascii="Corbel" w:hAnsi="Corbel"/>
                <w:bCs/>
              </w:rPr>
              <w:t>Podstawą przystąpienia do postępowania kwalifikacyjnego jest posiadanie</w:t>
            </w:r>
            <w:r w:rsidR="000B5C76" w:rsidRPr="004431D3">
              <w:rPr>
                <w:rFonts w:ascii="Corbel" w:hAnsi="Corbel"/>
                <w:bCs/>
              </w:rPr>
              <w:t>:</w:t>
            </w:r>
            <w:r w:rsidRPr="004431D3">
              <w:rPr>
                <w:rFonts w:ascii="Corbel" w:hAnsi="Corbel"/>
                <w:b/>
                <w:bCs/>
              </w:rPr>
              <w:t xml:space="preserve"> świadectwa maturalnego lub innego dokumentu uprawniającego do podjęcia studiów I stopnia</w:t>
            </w:r>
          </w:p>
        </w:tc>
        <w:tc>
          <w:tcPr>
            <w:tcW w:w="2306" w:type="dxa"/>
            <w:vMerge w:val="restart"/>
            <w:vAlign w:val="center"/>
          </w:tcPr>
          <w:p w14:paraId="676C8836" w14:textId="06E093B8" w:rsidR="004B1683" w:rsidRPr="004431D3" w:rsidRDefault="000B5C7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  <w:r w:rsidR="004B1683" w:rsidRPr="004431D3">
              <w:rPr>
                <w:rFonts w:ascii="Corbel" w:eastAsia="Calibri" w:hAnsi="Corbel"/>
                <w:b/>
                <w:sz w:val="18"/>
              </w:rPr>
              <w:t>*</w:t>
            </w:r>
          </w:p>
          <w:p w14:paraId="708FA72C" w14:textId="77777777" w:rsidR="000B5C76" w:rsidRPr="004431D3" w:rsidRDefault="000B5C7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49B2630C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B8E9E9F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9681CBF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A237CD6" w14:textId="77777777" w:rsidR="004B1683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043ECE85" w14:textId="77777777" w:rsidTr="00006F47">
        <w:tc>
          <w:tcPr>
            <w:tcW w:w="567" w:type="dxa"/>
            <w:shd w:val="clear" w:color="auto" w:fill="E5DFEC" w:themeFill="accent4" w:themeFillTint="33"/>
            <w:vAlign w:val="center"/>
          </w:tcPr>
          <w:p w14:paraId="46D2266C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0718C851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CC97F0D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91BF555" w14:textId="77777777" w:rsidR="004B1683" w:rsidRPr="004431D3" w:rsidRDefault="00F5731C" w:rsidP="000A533D">
            <w:pPr>
              <w:pStyle w:val="Bezodstpw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b/>
                <w:sz w:val="22"/>
                <w:szCs w:val="22"/>
              </w:rPr>
              <w:t>Język obcy</w:t>
            </w:r>
            <w:r w:rsidR="006A687C" w:rsidRPr="004431D3">
              <w:rPr>
                <w:rFonts w:ascii="Corbel" w:eastAsia="Corbel" w:hAnsi="Corbel" w:cs="Corbel"/>
                <w:b/>
                <w:sz w:val="22"/>
                <w:szCs w:val="22"/>
              </w:rPr>
              <w:t xml:space="preserve"> nowożytny</w:t>
            </w:r>
            <w:r w:rsidRPr="004431D3">
              <w:rPr>
                <w:rFonts w:ascii="Corbel" w:eastAsia="Corbel" w:hAnsi="Corbel" w:cs="Corbel"/>
                <w:sz w:val="22"/>
                <w:szCs w:val="22"/>
              </w:rPr>
              <w:t xml:space="preserve"> </w:t>
            </w:r>
            <w:r w:rsidR="006A687C" w:rsidRPr="004431D3">
              <w:rPr>
                <w:rFonts w:ascii="Corbel" w:eastAsia="Calibri" w:hAnsi="Corbel"/>
                <w:sz w:val="22"/>
                <w:szCs w:val="22"/>
              </w:rPr>
              <w:t>–</w:t>
            </w:r>
            <w:r w:rsidRPr="004431D3">
              <w:rPr>
                <w:rFonts w:ascii="Corbel" w:eastAsia="Corbel" w:hAnsi="Corbel" w:cs="Corbel"/>
                <w:sz w:val="22"/>
                <w:szCs w:val="22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009F8F08" w14:textId="77777777" w:rsidR="004B1683" w:rsidRPr="004431D3" w:rsidRDefault="004B1683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49CDFB2A" w14:textId="77777777" w:rsidTr="006A687C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78858906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35E6A62C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  <w:p w14:paraId="6C81AB4A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459536C2" w14:textId="77777777" w:rsidR="004B1683" w:rsidRPr="004431D3" w:rsidRDefault="00BF49EC" w:rsidP="000A533D">
            <w:pPr>
              <w:spacing w:after="0" w:line="240" w:lineRule="auto"/>
              <w:rPr>
                <w:rFonts w:ascii="Corbel" w:hAnsi="Corbel"/>
                <w:b/>
                <w:bCs/>
              </w:rPr>
            </w:pPr>
            <w:r w:rsidRPr="004431D3">
              <w:rPr>
                <w:rFonts w:ascii="Corbel" w:hAnsi="Corbel"/>
                <w:b/>
                <w:bCs/>
              </w:rPr>
              <w:lastRenderedPageBreak/>
              <w:t>Portfolio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08629A81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96E6C70" w14:textId="77777777" w:rsidTr="008A64CD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E294BDA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14FE2FC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40C38988" w14:textId="77777777" w:rsidR="00F5731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b/>
                <w:bCs/>
              </w:rPr>
            </w:pPr>
            <w:r w:rsidRPr="004431D3">
              <w:rPr>
                <w:rFonts w:ascii="Corbel" w:hAnsi="Corbel"/>
                <w:bCs/>
              </w:rPr>
              <w:t>Z</w:t>
            </w:r>
            <w:r w:rsidR="00F5731C" w:rsidRPr="004431D3">
              <w:rPr>
                <w:rFonts w:ascii="Corbel" w:hAnsi="Corbel"/>
                <w:bCs/>
              </w:rPr>
              <w:t xml:space="preserve">łożenie portfolio w formie katalogu z fotografiami min. 20 prac z różnych dziedzin artystycznych (malarstwo, rysunek, rzeźba, fotografia, film, animacja, grafika artystyczna i projektowa i inne). </w:t>
            </w:r>
          </w:p>
          <w:p w14:paraId="287FF1C9" w14:textId="53D0EB8F" w:rsidR="004B1683" w:rsidRPr="004431D3" w:rsidRDefault="00F5731C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  <w:bCs/>
              </w:rPr>
              <w:t xml:space="preserve">Portfolio </w:t>
            </w:r>
            <w:r w:rsidR="004D553C" w:rsidRPr="004431D3">
              <w:rPr>
                <w:rFonts w:ascii="Corbel" w:hAnsi="Corbel"/>
                <w:bCs/>
              </w:rPr>
              <w:t xml:space="preserve">oraz oświadczenie o prawach autorskich </w:t>
            </w:r>
            <w:r w:rsidRPr="004431D3">
              <w:rPr>
                <w:rFonts w:ascii="Corbel" w:hAnsi="Corbel"/>
                <w:bCs/>
              </w:rPr>
              <w:t>należy wysłać na adres mailowy:</w:t>
            </w:r>
            <w:r w:rsidR="00CD2631" w:rsidRPr="004431D3">
              <w:rPr>
                <w:rFonts w:ascii="Corbel" w:hAnsi="Corbel"/>
                <w:bCs/>
              </w:rPr>
              <w:t xml:space="preserve"> </w:t>
            </w:r>
            <w:r w:rsidRPr="004431D3">
              <w:rPr>
                <w:rFonts w:ascii="Corbel" w:hAnsi="Corbel"/>
                <w:b/>
                <w:bCs/>
                <w:i/>
              </w:rPr>
              <w:t>rekrutacja.isp@ur.edu.pl</w:t>
            </w:r>
          </w:p>
        </w:tc>
        <w:tc>
          <w:tcPr>
            <w:tcW w:w="2306" w:type="dxa"/>
            <w:vAlign w:val="center"/>
          </w:tcPr>
          <w:p w14:paraId="4F6B7B85" w14:textId="77777777" w:rsidR="004B1683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0-15</w:t>
            </w:r>
            <w:r w:rsidR="00BF49EC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4C32456A" w14:textId="77777777" w:rsidTr="00656A89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C42FDB2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10B7CEA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</w:tcPr>
          <w:p w14:paraId="70C40262" w14:textId="77777777" w:rsidR="00BF49EC" w:rsidRPr="004431D3" w:rsidRDefault="00BF49EC" w:rsidP="000A533D">
            <w:pPr>
              <w:spacing w:after="0" w:line="240" w:lineRule="auto"/>
              <w:rPr>
                <w:rFonts w:ascii="Corbel" w:hAnsi="Corbel"/>
                <w:b/>
                <w:bCs/>
              </w:rPr>
            </w:pPr>
            <w:r w:rsidRPr="004431D3">
              <w:rPr>
                <w:rFonts w:ascii="Corbel" w:hAnsi="Corbel"/>
                <w:b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2A9C6097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681E6A5D" w14:textId="77777777" w:rsidTr="008A64CD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F9DD511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2503B3AF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1A11177E" w14:textId="4404D67C" w:rsidR="00BF49E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b/>
              </w:rPr>
            </w:pPr>
            <w:r w:rsidRPr="004431D3">
              <w:rPr>
                <w:rFonts w:ascii="Corbel" w:hAnsi="Corbel"/>
              </w:rPr>
              <w:t>Rozmowa na temat własnej twórczości i zrealizow</w:t>
            </w:r>
            <w:r w:rsidR="00F4014F" w:rsidRPr="004431D3">
              <w:rPr>
                <w:rFonts w:ascii="Corbel" w:hAnsi="Corbel"/>
              </w:rPr>
              <w:t>anych projektów artystycznych w </w:t>
            </w:r>
            <w:r w:rsidRPr="004431D3">
              <w:rPr>
                <w:rFonts w:ascii="Corbel" w:hAnsi="Corbel"/>
              </w:rPr>
              <w:t>odniesieniu do wiedzy z zakresu sztuki i kultury zo</w:t>
            </w:r>
            <w:r w:rsidR="00F4014F" w:rsidRPr="004431D3">
              <w:rPr>
                <w:rFonts w:ascii="Corbel" w:hAnsi="Corbel"/>
              </w:rPr>
              <w:t>stanie przeprowadzona zdalnie w </w:t>
            </w:r>
            <w:r w:rsidRPr="004431D3">
              <w:rPr>
                <w:rFonts w:ascii="Corbel" w:hAnsi="Corbel"/>
              </w:rPr>
              <w:t>formie wideokonferencji na wybranej platformie komunikacji internetowej.</w:t>
            </w:r>
          </w:p>
        </w:tc>
        <w:tc>
          <w:tcPr>
            <w:tcW w:w="2306" w:type="dxa"/>
            <w:vAlign w:val="center"/>
          </w:tcPr>
          <w:p w14:paraId="1CBF0B3A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0-15 pkt</w:t>
            </w:r>
          </w:p>
        </w:tc>
      </w:tr>
      <w:tr w:rsidR="000D0B2D" w:rsidRPr="004431D3" w14:paraId="25B903E5" w14:textId="77777777" w:rsidTr="00853906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71E357C3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9AAB5D9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650F0FC9" w14:textId="77777777" w:rsidR="00BF49E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hAnsi="Corbel"/>
              </w:rPr>
              <w:t>Minimalna liczba punktów konieczna do kwalifikacji:</w:t>
            </w:r>
          </w:p>
          <w:p w14:paraId="0DDD7694" w14:textId="1E02E679" w:rsidR="00BF49E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</w:rPr>
              <w:t xml:space="preserve">- dorobek artystyczny - </w:t>
            </w:r>
            <w:r w:rsidR="00093BFB">
              <w:rPr>
                <w:rFonts w:ascii="Corbel" w:hAnsi="Corbel"/>
                <w:bCs/>
              </w:rPr>
              <w:t>8 pkt</w:t>
            </w:r>
          </w:p>
          <w:p w14:paraId="041AB61B" w14:textId="57036AFF" w:rsidR="00BF49E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bCs/>
              </w:rPr>
            </w:pPr>
            <w:r w:rsidRPr="004431D3">
              <w:rPr>
                <w:rFonts w:ascii="Corbel" w:hAnsi="Corbel"/>
              </w:rPr>
              <w:t>- rozmowa kwalifikacyjna - </w:t>
            </w:r>
            <w:r w:rsidRPr="004431D3">
              <w:rPr>
                <w:rFonts w:ascii="Corbel" w:hAnsi="Corbel"/>
                <w:bCs/>
              </w:rPr>
              <w:t xml:space="preserve">7 </w:t>
            </w:r>
            <w:r w:rsidR="00093BFB">
              <w:rPr>
                <w:rFonts w:ascii="Corbel" w:hAnsi="Corbel"/>
                <w:bCs/>
              </w:rPr>
              <w:t>pkt</w:t>
            </w:r>
          </w:p>
          <w:p w14:paraId="0FC8CEFA" w14:textId="190C9DB8" w:rsidR="00BF49EC" w:rsidRPr="004431D3" w:rsidRDefault="00BF49EC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Cs/>
              </w:rPr>
              <w:t>Warunkiem przyjęcia portfolio do oceny przez Centralną Komisję Rekrutacyjną</w:t>
            </w:r>
            <w:r w:rsidR="000B5C76" w:rsidRPr="004431D3">
              <w:rPr>
                <w:rFonts w:ascii="Corbel" w:hAnsi="Corbel"/>
                <w:bCs/>
                <w:szCs w:val="20"/>
              </w:rPr>
              <w:t xml:space="preserve"> (Komisję Egzaminacyjną) </w:t>
            </w:r>
            <w:r w:rsidRPr="004431D3">
              <w:rPr>
                <w:rFonts w:ascii="Corbel" w:hAnsi="Corbel"/>
                <w:bCs/>
              </w:rPr>
              <w:t>jest podpisanie oświadczenia o autorstwie przesłanych prac.</w:t>
            </w:r>
          </w:p>
        </w:tc>
      </w:tr>
    </w:tbl>
    <w:p w14:paraId="45D72F13" w14:textId="77777777" w:rsidR="004B1683" w:rsidRPr="004431D3" w:rsidRDefault="004B1683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B35BF4C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  <w:b/>
        </w:rPr>
      </w:pPr>
    </w:p>
    <w:p w14:paraId="07F8A6D2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Sztuki wizualne</w:t>
      </w:r>
    </w:p>
    <w:p w14:paraId="69248274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38AD96E0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7681D714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6E2513F2" w14:textId="77777777" w:rsidR="00F5731C" w:rsidRPr="004431D3" w:rsidRDefault="00F5731C" w:rsidP="000A533D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73412970" w14:textId="77777777" w:rsidTr="00853906">
        <w:tc>
          <w:tcPr>
            <w:tcW w:w="567" w:type="dxa"/>
            <w:shd w:val="clear" w:color="auto" w:fill="E5DFEC" w:themeFill="accent4" w:themeFillTint="33"/>
            <w:vAlign w:val="center"/>
          </w:tcPr>
          <w:p w14:paraId="1F7B2A85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31AF0AE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4B901E2C" w14:textId="77777777" w:rsidR="00853906" w:rsidRPr="004431D3" w:rsidRDefault="00853906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</w:p>
        </w:tc>
        <w:tc>
          <w:tcPr>
            <w:tcW w:w="10529" w:type="dxa"/>
            <w:gridSpan w:val="2"/>
          </w:tcPr>
          <w:p w14:paraId="72E26B74" w14:textId="77777777" w:rsidR="00853906" w:rsidRPr="004431D3" w:rsidRDefault="00853906" w:rsidP="000A533D">
            <w:pPr>
              <w:spacing w:after="0" w:line="240" w:lineRule="auto"/>
              <w:jc w:val="both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orbel" w:hAnsi="Corbel" w:cs="Corbel"/>
                <w:szCs w:val="20"/>
              </w:rPr>
              <w:t>Dyplom ukończenia studiów I stopnia, jednolitych studiów magisterskich lub równorzędnych np. Bachelor’s degree.</w:t>
            </w:r>
          </w:p>
        </w:tc>
      </w:tr>
      <w:tr w:rsidR="000D0B2D" w:rsidRPr="004431D3" w14:paraId="0A71049A" w14:textId="77777777" w:rsidTr="00656A89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25DFA7E6" w14:textId="77777777" w:rsidR="00F5731C" w:rsidRPr="004431D3" w:rsidRDefault="00CD26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1038DFED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70F33181" w14:textId="77777777" w:rsidR="00F5731C" w:rsidRPr="004431D3" w:rsidRDefault="00BF49EC" w:rsidP="000A533D">
            <w:pPr>
              <w:spacing w:after="0" w:line="240" w:lineRule="auto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hAnsi="Corbel"/>
                <w:b/>
                <w:bCs/>
                <w:szCs w:val="20"/>
              </w:rPr>
              <w:t>Portfolio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3CBF1AB9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51B8A55C" w14:textId="77777777" w:rsidTr="00656A89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2CCA2FCF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6398E3F3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7B6DD39D" w14:textId="77777777" w:rsidR="008A64CD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Z</w:t>
            </w:r>
            <w:r w:rsidR="00CD2631" w:rsidRPr="004431D3">
              <w:rPr>
                <w:rFonts w:ascii="Corbel" w:hAnsi="Corbel"/>
                <w:bCs/>
                <w:szCs w:val="20"/>
              </w:rPr>
              <w:t xml:space="preserve">łożenie portfolio w formie katalogu z fotografiami min. 20 prac z różnych dziedzin artystycznych (malarstwo, rysunek, rzeźba, fotografia, film, animacja, grafika artystyczna i projektowa i inne).  </w:t>
            </w:r>
          </w:p>
          <w:p w14:paraId="3F5C3548" w14:textId="68F5BABB" w:rsidR="00F5731C" w:rsidRPr="004431D3" w:rsidRDefault="00CD263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Portfolio</w:t>
            </w:r>
            <w:r w:rsidR="004D553C" w:rsidRPr="004431D3">
              <w:rPr>
                <w:rFonts w:ascii="Corbel" w:hAnsi="Corbel"/>
                <w:bCs/>
              </w:rPr>
              <w:t xml:space="preserve"> oraz oświadczenie o prawach autorskich</w:t>
            </w:r>
            <w:r w:rsidRPr="004431D3">
              <w:rPr>
                <w:rFonts w:ascii="Corbel" w:hAnsi="Corbel"/>
                <w:bCs/>
                <w:szCs w:val="20"/>
              </w:rPr>
              <w:t xml:space="preserve"> należy wysłać na adres mailowy: </w:t>
            </w:r>
            <w:r w:rsidRPr="004431D3">
              <w:rPr>
                <w:rFonts w:ascii="Corbel" w:hAnsi="Corbel"/>
                <w:b/>
                <w:bCs/>
                <w:i/>
                <w:szCs w:val="20"/>
              </w:rPr>
              <w:t>rekrutacja.isp@ur.edu.pl</w:t>
            </w:r>
          </w:p>
        </w:tc>
        <w:tc>
          <w:tcPr>
            <w:tcW w:w="2306" w:type="dxa"/>
            <w:vAlign w:val="center"/>
          </w:tcPr>
          <w:p w14:paraId="4F74DFC0" w14:textId="77777777" w:rsidR="00F5731C" w:rsidRPr="004431D3" w:rsidRDefault="00CD26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0-15</w:t>
            </w:r>
            <w:r w:rsidR="00BF49EC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6D1B2156" w14:textId="77777777" w:rsidTr="00656A89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</w:tcPr>
          <w:p w14:paraId="33ACA7BE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</w:tcPr>
          <w:p w14:paraId="01ABFE64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  <w:shd w:val="clear" w:color="auto" w:fill="DAEEF3" w:themeFill="accent5" w:themeFillTint="33"/>
            <w:vAlign w:val="center"/>
          </w:tcPr>
          <w:p w14:paraId="3E4AF80D" w14:textId="77777777" w:rsidR="00BF49EC" w:rsidRPr="004431D3" w:rsidRDefault="00BF49EC" w:rsidP="000A533D">
            <w:pPr>
              <w:spacing w:after="0" w:line="240" w:lineRule="auto"/>
              <w:rPr>
                <w:rFonts w:ascii="Corbel" w:hAnsi="Corbel"/>
                <w:b/>
                <w:szCs w:val="20"/>
              </w:rPr>
            </w:pPr>
            <w:r w:rsidRPr="004431D3">
              <w:rPr>
                <w:rFonts w:ascii="Corbel" w:hAnsi="Corbel"/>
                <w:b/>
                <w:szCs w:val="20"/>
              </w:rPr>
              <w:t>Rozmowa kwalifikacyjna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5D1AEDA1" w14:textId="77777777" w:rsidR="00BF49EC" w:rsidRPr="004431D3" w:rsidRDefault="00BF49EC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0D0B2D" w:rsidRPr="004431D3" w14:paraId="1EB5B97B" w14:textId="77777777" w:rsidTr="00656A89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44DAD701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1A771775" w14:textId="77777777" w:rsidR="00F5731C" w:rsidRPr="004431D3" w:rsidRDefault="00F5731C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8223" w:type="dxa"/>
          </w:tcPr>
          <w:p w14:paraId="65CBB207" w14:textId="3D11F013" w:rsidR="00F5731C" w:rsidRPr="004431D3" w:rsidRDefault="00BF49EC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R</w:t>
            </w:r>
            <w:r w:rsidR="00CD2631" w:rsidRPr="004431D3">
              <w:rPr>
                <w:rFonts w:ascii="Corbel" w:hAnsi="Corbel"/>
                <w:szCs w:val="20"/>
              </w:rPr>
              <w:t>ozmowa na temat własnej twórczości i zrealizow</w:t>
            </w:r>
            <w:r w:rsidR="00F4014F" w:rsidRPr="004431D3">
              <w:rPr>
                <w:rFonts w:ascii="Corbel" w:hAnsi="Corbel"/>
                <w:szCs w:val="20"/>
              </w:rPr>
              <w:t>anych projektów artystycznych w </w:t>
            </w:r>
            <w:r w:rsidR="00CD2631" w:rsidRPr="004431D3">
              <w:rPr>
                <w:rFonts w:ascii="Corbel" w:hAnsi="Corbel"/>
                <w:szCs w:val="20"/>
              </w:rPr>
              <w:t>odniesieniu do wiedzy z zakresu sztuki i kultury zo</w:t>
            </w:r>
            <w:r w:rsidR="00F4014F" w:rsidRPr="004431D3">
              <w:rPr>
                <w:rFonts w:ascii="Corbel" w:hAnsi="Corbel"/>
                <w:szCs w:val="20"/>
              </w:rPr>
              <w:t>stanie przeprowadzona zdalnie w </w:t>
            </w:r>
            <w:r w:rsidR="00CD2631" w:rsidRPr="004431D3">
              <w:rPr>
                <w:rFonts w:ascii="Corbel" w:hAnsi="Corbel"/>
                <w:szCs w:val="20"/>
              </w:rPr>
              <w:t>formie wideokonferencji na wybranej platformie komunikacji internetowej.</w:t>
            </w:r>
          </w:p>
        </w:tc>
        <w:tc>
          <w:tcPr>
            <w:tcW w:w="2306" w:type="dxa"/>
            <w:vAlign w:val="center"/>
          </w:tcPr>
          <w:p w14:paraId="52799E2B" w14:textId="77777777" w:rsidR="00F5731C" w:rsidRPr="004431D3" w:rsidRDefault="00CD2631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0-15</w:t>
            </w:r>
            <w:r w:rsidR="00BF49EC" w:rsidRPr="004431D3">
              <w:rPr>
                <w:rFonts w:ascii="Corbel" w:eastAsia="Calibri" w:hAnsi="Corbel"/>
              </w:rPr>
              <w:t xml:space="preserve"> pkt</w:t>
            </w:r>
          </w:p>
        </w:tc>
      </w:tr>
      <w:tr w:rsidR="000D0B2D" w:rsidRPr="004431D3" w14:paraId="71286CDB" w14:textId="77777777" w:rsidTr="00853906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3C995FB4" w14:textId="77777777" w:rsidR="00CD2631" w:rsidRPr="004431D3" w:rsidRDefault="00CD26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2F942D2" w14:textId="77777777" w:rsidR="00CD2631" w:rsidRPr="004431D3" w:rsidRDefault="00CD2631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2"/>
          </w:tcPr>
          <w:p w14:paraId="0F85689B" w14:textId="77777777" w:rsidR="00CD2631" w:rsidRPr="004431D3" w:rsidRDefault="00CD2631" w:rsidP="000A533D">
            <w:pPr>
              <w:spacing w:after="0" w:line="240" w:lineRule="auto"/>
              <w:jc w:val="both"/>
              <w:rPr>
                <w:rFonts w:ascii="Corbel" w:hAnsi="Corbel"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Minimalna liczba punktów konieczna do kwalifikacji:</w:t>
            </w:r>
          </w:p>
          <w:p w14:paraId="0C0AAE85" w14:textId="3A8C924B" w:rsidR="00CD2631" w:rsidRPr="004431D3" w:rsidRDefault="00CD263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 xml:space="preserve">- dorobek artystyczny - </w:t>
            </w:r>
            <w:r w:rsidR="00C64EC8">
              <w:rPr>
                <w:rFonts w:ascii="Corbel" w:hAnsi="Corbel"/>
                <w:bCs/>
                <w:szCs w:val="20"/>
              </w:rPr>
              <w:t>8 pkt</w:t>
            </w:r>
          </w:p>
          <w:p w14:paraId="10D5DE3D" w14:textId="77777777" w:rsidR="00CD2631" w:rsidRPr="004431D3" w:rsidRDefault="00CD263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szCs w:val="20"/>
              </w:rPr>
              <w:t>- rozmowa kwalifikacyjna - </w:t>
            </w:r>
            <w:r w:rsidRPr="004431D3">
              <w:rPr>
                <w:rFonts w:ascii="Corbel" w:hAnsi="Corbel"/>
                <w:bCs/>
                <w:szCs w:val="20"/>
              </w:rPr>
              <w:t>7 pkt</w:t>
            </w:r>
          </w:p>
          <w:p w14:paraId="77BB8D4B" w14:textId="02D2892D" w:rsidR="00CD2631" w:rsidRPr="004431D3" w:rsidRDefault="00CD2631" w:rsidP="000A533D">
            <w:pPr>
              <w:spacing w:after="0" w:line="240" w:lineRule="auto"/>
              <w:jc w:val="both"/>
              <w:rPr>
                <w:rFonts w:ascii="Corbel" w:hAnsi="Corbel"/>
                <w:bCs/>
                <w:szCs w:val="20"/>
              </w:rPr>
            </w:pPr>
            <w:r w:rsidRPr="004431D3">
              <w:rPr>
                <w:rFonts w:ascii="Corbel" w:hAnsi="Corbel"/>
                <w:bCs/>
                <w:szCs w:val="20"/>
              </w:rPr>
              <w:t>Warunkiem przyjęcia portfolio do oceny przez</w:t>
            </w:r>
            <w:r w:rsidR="00FD52C3" w:rsidRPr="004431D3">
              <w:rPr>
                <w:rFonts w:ascii="Corbel" w:hAnsi="Corbel"/>
                <w:bCs/>
                <w:szCs w:val="20"/>
              </w:rPr>
              <w:t xml:space="preserve"> Centralną Komisję Rekrutacyjną (Komisję Egzaminacyjną) </w:t>
            </w:r>
            <w:r w:rsidR="004A38CF" w:rsidRPr="004431D3">
              <w:rPr>
                <w:rFonts w:ascii="Corbel" w:hAnsi="Corbel"/>
                <w:bCs/>
                <w:szCs w:val="20"/>
              </w:rPr>
              <w:t>j</w:t>
            </w:r>
            <w:r w:rsidRPr="004431D3">
              <w:rPr>
                <w:rFonts w:ascii="Corbel" w:hAnsi="Corbel"/>
                <w:bCs/>
                <w:szCs w:val="20"/>
              </w:rPr>
              <w:t>est podpisanie oświadczenia o autorstwie przesłanych prac.</w:t>
            </w:r>
          </w:p>
        </w:tc>
      </w:tr>
    </w:tbl>
    <w:p w14:paraId="373A9AE7" w14:textId="726AF0C2" w:rsidR="00DF11A9" w:rsidRPr="004431D3" w:rsidRDefault="00DF11A9" w:rsidP="00DF11A9">
      <w:pPr>
        <w:spacing w:after="0" w:line="240" w:lineRule="auto"/>
        <w:rPr>
          <w:rFonts w:ascii="Corbel" w:eastAsia="Calibri" w:hAnsi="Corbel"/>
          <w:b/>
        </w:rPr>
      </w:pPr>
    </w:p>
    <w:p w14:paraId="0BA32A2E" w14:textId="0D95E92D" w:rsidR="00DF11A9" w:rsidRPr="004431D3" w:rsidRDefault="00DF11A9" w:rsidP="00DF11A9">
      <w:pPr>
        <w:spacing w:after="0" w:line="240" w:lineRule="auto"/>
        <w:rPr>
          <w:rFonts w:ascii="Corbel" w:eastAsia="Calibri" w:hAnsi="Corbel"/>
          <w:b/>
        </w:rPr>
      </w:pPr>
    </w:p>
    <w:p w14:paraId="4B1F1B3E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  <w:b/>
        </w:rPr>
      </w:pPr>
    </w:p>
    <w:p w14:paraId="522F9B03" w14:textId="2684298C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Technologia żywności i żywienia człowieka </w:t>
      </w:r>
    </w:p>
    <w:p w14:paraId="075A9078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3864FEEC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15946779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9524839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DF11A9" w:rsidRPr="004431D3" w14:paraId="4FCBB1E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4A9A68B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B671BCE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1DA28A99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FABE479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wyboru: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biologia</w:t>
            </w:r>
            <w:r w:rsidRPr="004431D3">
              <w:rPr>
                <w:rFonts w:ascii="Corbel" w:eastAsia="Calibri" w:hAnsi="Corbel"/>
              </w:rPr>
              <w:t xml:space="preserve"> lub </w:t>
            </w:r>
            <w:r w:rsidRPr="004431D3">
              <w:rPr>
                <w:rFonts w:ascii="Corbel" w:eastAsia="Calibri" w:hAnsi="Corbel"/>
                <w:b/>
                <w:bCs/>
              </w:rPr>
              <w:t>chemia</w:t>
            </w:r>
            <w:r w:rsidRPr="004431D3">
              <w:rPr>
                <w:rFonts w:ascii="Corbel" w:eastAsia="Calibri" w:hAnsi="Corbel"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fizyka z astronomią </w:t>
            </w:r>
            <w:r w:rsidRPr="004431D3">
              <w:rPr>
                <w:rFonts w:ascii="Corbel" w:eastAsia="Calibri" w:hAnsi="Corbel"/>
                <w:bCs/>
              </w:rPr>
              <w:t>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fizyka</w:t>
            </w:r>
            <w:r w:rsidRPr="004431D3">
              <w:rPr>
                <w:rFonts w:ascii="Corbel" w:eastAsia="Calibri" w:hAnsi="Corbel"/>
              </w:rPr>
              <w:t xml:space="preserve"> lub</w:t>
            </w:r>
            <w:r w:rsidRPr="004431D3">
              <w:rPr>
                <w:rFonts w:ascii="Corbel" w:eastAsia="Calibri" w:hAnsi="Corbel"/>
                <w:b/>
                <w:bCs/>
              </w:rPr>
              <w:t xml:space="preserve"> matematyka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0068EE72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</w:t>
            </w:r>
          </w:p>
          <w:p w14:paraId="549041E3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3D3C7D54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 xml:space="preserve">Dla egzaminu </w:t>
            </w:r>
          </w:p>
          <w:p w14:paraId="54A0DBE7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maturalnego*:</w:t>
            </w:r>
          </w:p>
          <w:p w14:paraId="3A210556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FD6749C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1443947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3155F98A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  <w:p w14:paraId="4A52E512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692AC2E2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Dla egzaminu potwierdzającego kwalifikacje w zawodzie lub egzaminu zawodowego**:</w:t>
            </w:r>
          </w:p>
          <w:p w14:paraId="28834A72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  <w:sz w:val="18"/>
              </w:rPr>
              <w:t>1% = 1 pkt</w:t>
            </w:r>
          </w:p>
        </w:tc>
      </w:tr>
      <w:tr w:rsidR="00DF11A9" w:rsidRPr="004431D3" w14:paraId="45230CF5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475F258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BDEEF9D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29B251D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4EBA386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obcy nowożytny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  <w:p w14:paraId="6EED2B49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lub</w:t>
            </w:r>
            <w:r w:rsidRPr="004431D3">
              <w:rPr>
                <w:rFonts w:ascii="Corbel" w:eastAsia="Calibri" w:hAnsi="Corbel"/>
              </w:rPr>
              <w:t xml:space="preserve"> </w:t>
            </w:r>
            <w:r w:rsidRPr="004431D3">
              <w:rPr>
                <w:rFonts w:ascii="Corbel" w:eastAsia="Calibri" w:hAnsi="Corbel"/>
                <w:b/>
                <w:bCs/>
              </w:rPr>
              <w:t>wyniki egzaminu lub egzaminów potwierdzających kwalifikacje w zawodzie lub egzaminów zawodowych</w:t>
            </w:r>
            <w:r w:rsidRPr="004431D3">
              <w:rPr>
                <w:rFonts w:ascii="Corbel" w:eastAsia="Calibri" w:hAnsi="Corbel"/>
                <w:b/>
              </w:rPr>
              <w:t>: technik żywienia i usług gastronomicznych, technik usług kelnerskich, technik przetwórstwa mleczarskiego, technik technologii żywności</w:t>
            </w:r>
          </w:p>
        </w:tc>
        <w:tc>
          <w:tcPr>
            <w:tcW w:w="2306" w:type="dxa"/>
            <w:vMerge/>
          </w:tcPr>
          <w:p w14:paraId="1BA28708" w14:textId="77777777" w:rsidR="00DF11A9" w:rsidRPr="004431D3" w:rsidRDefault="00DF11A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DF11A9" w:rsidRPr="004431D3" w14:paraId="2FAD2DC0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CB4DEAE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71CFA495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5E9CD35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35724571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 </w:t>
            </w:r>
            <w:r w:rsidRPr="004431D3">
              <w:rPr>
                <w:rFonts w:ascii="Corbel" w:hAnsi="Corbel"/>
              </w:rPr>
              <w:t xml:space="preserve">– </w:t>
            </w:r>
            <w:r w:rsidRPr="004431D3">
              <w:rPr>
                <w:rFonts w:ascii="Corbel" w:eastAsia="Calibri" w:hAnsi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BDEDC0F" w14:textId="77777777" w:rsidR="00DF11A9" w:rsidRPr="004431D3" w:rsidRDefault="00DF11A9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21C0F3CC" w14:textId="77777777" w:rsidR="00DF11A9" w:rsidRPr="004431D3" w:rsidRDefault="00DF11A9" w:rsidP="00DF11A9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25592CF" w14:textId="77777777" w:rsidR="00DF11A9" w:rsidRPr="004431D3" w:rsidRDefault="00DF11A9" w:rsidP="00DF11A9">
      <w:pPr>
        <w:spacing w:after="0" w:line="240" w:lineRule="auto"/>
        <w:jc w:val="both"/>
        <w:rPr>
          <w:rFonts w:ascii="Corbel" w:eastAsia="Times New Roman" w:hAnsi="Corbel"/>
          <w:strike/>
          <w:sz w:val="18"/>
          <w:lang w:eastAsia="pl-PL"/>
        </w:rPr>
      </w:pPr>
      <w:r w:rsidRPr="004431D3">
        <w:rPr>
          <w:rFonts w:ascii="Corbel" w:eastAsia="Calibri" w:hAnsi="Corbel"/>
          <w:sz w:val="18"/>
        </w:rPr>
        <w:t>** Przelicznik określa suma najkorzystniejszych wyników z części pisemnej i praktycznej egzaminu</w:t>
      </w:r>
    </w:p>
    <w:p w14:paraId="7FAF08CE" w14:textId="55BEA717" w:rsidR="00DF11A9" w:rsidRPr="004431D3" w:rsidRDefault="00DF11A9" w:rsidP="00DF11A9">
      <w:pPr>
        <w:spacing w:after="0" w:line="240" w:lineRule="auto"/>
        <w:rPr>
          <w:rFonts w:ascii="Corbel" w:eastAsia="Calibri" w:hAnsi="Corbel"/>
          <w:b/>
        </w:rPr>
      </w:pPr>
    </w:p>
    <w:p w14:paraId="78F1B534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Technologia żywności i żywienia człowieka</w:t>
      </w:r>
    </w:p>
    <w:p w14:paraId="6BC17B28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789EA3B1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78FAA85F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431A3415" w14:textId="77777777" w:rsidR="00DF11A9" w:rsidRPr="004431D3" w:rsidRDefault="00DF11A9" w:rsidP="00DF11A9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DF11A9" w:rsidRPr="004431D3" w14:paraId="24B8CE7A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5F4CCEF0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0ABA7B4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744D680C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589D9562" w14:textId="6B85FC6C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</w:rPr>
              <w:t>Dyplom ukończenia studiów I stopnia (co najmniej siedmiosemestralnych) lub jedn</w:t>
            </w:r>
            <w:r w:rsidR="00D664C2" w:rsidRPr="004431D3">
              <w:rPr>
                <w:rFonts w:ascii="Corbel" w:eastAsia="Calibri" w:hAnsi="Corbel"/>
                <w:bCs/>
              </w:rPr>
              <w:t>olitych studiów magisterskich z </w:t>
            </w:r>
            <w:r w:rsidRPr="004431D3">
              <w:rPr>
                <w:rFonts w:ascii="Corbel" w:eastAsia="Calibri" w:hAnsi="Corbel"/>
                <w:bCs/>
              </w:rPr>
              <w:t>kierunków</w:t>
            </w:r>
            <w:r w:rsidRPr="004431D3">
              <w:rPr>
                <w:rFonts w:ascii="Corbel" w:eastAsia="Calibri" w:hAnsi="Corbel"/>
              </w:rPr>
              <w:t>: technologia żywności i żywienie człowieka, bezpieczeństwo i certyfik</w:t>
            </w:r>
            <w:r w:rsidR="00D664C2" w:rsidRPr="004431D3">
              <w:rPr>
                <w:rFonts w:ascii="Corbel" w:eastAsia="Calibri" w:hAnsi="Corbel"/>
              </w:rPr>
              <w:t>acja żywności, bezpieczeństwo i </w:t>
            </w:r>
            <w:r w:rsidRPr="004431D3">
              <w:rPr>
                <w:rFonts w:ascii="Corbel" w:eastAsia="Calibri" w:hAnsi="Corbel"/>
              </w:rPr>
              <w:t>produkcja żywności, jakość i bezpieczeństwo żywności, produkcja i bezpieczeństwo żywności, towaroznawstwo lub innych związanych z dyscypliną technologia żywności i żywienia.</w:t>
            </w:r>
          </w:p>
          <w:p w14:paraId="3078C8B6" w14:textId="77777777" w:rsidR="00DF11A9" w:rsidRPr="004431D3" w:rsidRDefault="00DF11A9" w:rsidP="000E4B31">
            <w:pPr>
              <w:spacing w:after="0" w:line="240" w:lineRule="auto"/>
              <w:rPr>
                <w:rFonts w:ascii="Corbel" w:eastAsia="Calibri" w:hAnsi="Corbel"/>
                <w:strike/>
              </w:rPr>
            </w:pPr>
          </w:p>
        </w:tc>
      </w:tr>
      <w:tr w:rsidR="00DF11A9" w:rsidRPr="004431D3" w14:paraId="56ABEC9C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0D5E86C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94269BA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53DECD06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256C51D2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</w:rPr>
              <w:t>Ocena na dyplomie ukończenia studiów</w:t>
            </w:r>
            <w:r w:rsidRPr="004431D3">
              <w:rPr>
                <w:rFonts w:ascii="Corbel" w:eastAsia="Calibri" w:hAnsi="Corbel"/>
              </w:rPr>
              <w:t xml:space="preserve"> z kierunków technologia żywności i żywienie człowieka, bezpieczeństwo i certyfikacja żywności, bezpieczeństwo i produkcja żywności, jakość i bezpieczeństwo żywności, produkcja i bezpieczeństwo żywności, towaroznawstwo.</w:t>
            </w:r>
          </w:p>
          <w:p w14:paraId="478BBBAE" w14:textId="77777777" w:rsidR="00DF11A9" w:rsidRPr="004431D3" w:rsidRDefault="00DF11A9" w:rsidP="000E4B31">
            <w:pPr>
              <w:spacing w:after="0" w:line="240" w:lineRule="auto"/>
              <w:jc w:val="both"/>
              <w:rPr>
                <w:rFonts w:ascii="Corbel" w:eastAsia="Calibri" w:hAnsi="Corbel" w:cs="Times New Roman"/>
                <w:highlight w:val="yellow"/>
              </w:rPr>
            </w:pPr>
            <w:r w:rsidRPr="004431D3">
              <w:rPr>
                <w:rFonts w:ascii="Corbel" w:hAnsi="Corbel"/>
              </w:rPr>
              <w:t xml:space="preserve">Pozytywny wynik rozmowy kwalifikacyjnej sprawdzającej kompetencje kandydata do podjęcia studiów II stopnia </w:t>
            </w:r>
            <w:r w:rsidRPr="004431D3">
              <w:rPr>
                <w:rFonts w:ascii="Corbel" w:eastAsia="Calibri" w:hAnsi="Corbel"/>
              </w:rPr>
              <w:t xml:space="preserve">opartej na zagadnieniach kierunkowych do egzaminu inżynierskiego dla kierunku technologia żywności i żywienie człowieka prowadzonego przez Uniwersytet Rzeszowski, </w:t>
            </w:r>
            <w:r w:rsidRPr="004431D3">
              <w:rPr>
                <w:rFonts w:ascii="Corbel" w:hAnsi="Corbel"/>
              </w:rPr>
              <w:t xml:space="preserve">dla absolwentów </w:t>
            </w:r>
            <w:r w:rsidRPr="004431D3">
              <w:rPr>
                <w:rFonts w:ascii="Corbel" w:eastAsia="Calibri" w:hAnsi="Corbel"/>
                <w:bCs/>
              </w:rPr>
              <w:t>kierunków studiów innych niż wymienione powyżej</w:t>
            </w:r>
            <w:r w:rsidRPr="004431D3">
              <w:rPr>
                <w:rFonts w:ascii="Corbel" w:eastAsia="Calibri" w:hAnsi="Corbel"/>
              </w:rPr>
              <w:t>, ale związanych z dyscypliną technologia żywności i żywienia</w:t>
            </w:r>
            <w:r w:rsidRPr="004431D3">
              <w:rPr>
                <w:rFonts w:ascii="Corbel" w:hAnsi="Corbel"/>
              </w:rPr>
              <w:t xml:space="preserve">. </w:t>
            </w:r>
          </w:p>
        </w:tc>
      </w:tr>
      <w:tr w:rsidR="00DF11A9" w:rsidRPr="004431D3" w14:paraId="2E2DFB5D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CA0F3D1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5B655EA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F0AECAB" w14:textId="77777777" w:rsidR="00DF11A9" w:rsidRPr="004431D3" w:rsidRDefault="00DF11A9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01261CDD" w14:textId="77777777" w:rsidR="00DF11A9" w:rsidRPr="004431D3" w:rsidRDefault="00DF11A9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Średnia arytmetyczna z toku studiów.</w:t>
            </w:r>
          </w:p>
        </w:tc>
      </w:tr>
    </w:tbl>
    <w:p w14:paraId="756B93A7" w14:textId="1CA5042E" w:rsidR="004B1683" w:rsidRPr="004431D3" w:rsidRDefault="004B1683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019E1D33" w14:textId="77777777" w:rsidR="00DF11A9" w:rsidRPr="004431D3" w:rsidRDefault="00DF11A9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3B0C5272" w14:textId="77777777" w:rsidR="004B1683" w:rsidRPr="004431D3" w:rsidRDefault="004B1683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2C3C517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Turystyka historyczna i kulturowa</w:t>
      </w:r>
    </w:p>
    <w:p w14:paraId="0B6CEFDB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D3A58A2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</w:t>
      </w:r>
    </w:p>
    <w:p w14:paraId="726721E7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98CA036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0D0B2D" w:rsidRPr="004431D3" w14:paraId="245535B4" w14:textId="77777777" w:rsidTr="00006F47">
        <w:tc>
          <w:tcPr>
            <w:tcW w:w="567" w:type="dxa"/>
            <w:shd w:val="clear" w:color="auto" w:fill="E5DFEC" w:themeFill="accent4" w:themeFillTint="33"/>
            <w:vAlign w:val="center"/>
          </w:tcPr>
          <w:p w14:paraId="22EB3D37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5983BBA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2C3812C2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E345B30" w14:textId="77777777" w:rsidR="004B1683" w:rsidRPr="004431D3" w:rsidRDefault="00B35BE8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orbel" w:hAnsi="Corbel" w:cs="Corbel"/>
                <w:b/>
              </w:rPr>
              <w:t>Język polski</w:t>
            </w:r>
            <w:r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eastAsia="Times New Roman" w:hAnsi="Corbel" w:cs="Times New Roman"/>
                <w:lang w:eastAsia="pl-P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6FF2F23F" w14:textId="2F4E4AE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699C4FA4" w14:textId="77777777" w:rsidR="001116F6" w:rsidRPr="004431D3" w:rsidRDefault="001116F6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56445DEF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17D48E31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505FA4A6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03C4CA6" w14:textId="77777777" w:rsidR="004B1683" w:rsidRPr="004431D3" w:rsidRDefault="00B35BE8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0D0B2D" w:rsidRPr="004431D3" w14:paraId="15E805E7" w14:textId="77777777" w:rsidTr="00006F47">
        <w:tc>
          <w:tcPr>
            <w:tcW w:w="567" w:type="dxa"/>
            <w:shd w:val="clear" w:color="auto" w:fill="E5DFEC" w:themeFill="accent4" w:themeFillTint="33"/>
            <w:vAlign w:val="center"/>
          </w:tcPr>
          <w:p w14:paraId="73F9F31C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6F074A7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61B811B1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6D8BAA22" w14:textId="77777777" w:rsidR="004B1683" w:rsidRPr="004431D3" w:rsidRDefault="00B35BE8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eastAsia="Corbel" w:hAnsi="Corbel" w:cs="Corbel"/>
              </w:rPr>
              <w:t xml:space="preserve">: </w:t>
            </w:r>
            <w:r w:rsidRPr="004431D3">
              <w:rPr>
                <w:rFonts w:ascii="Corbel" w:eastAsia="Corbel" w:hAnsi="Corbel" w:cs="Corbel"/>
                <w:b/>
              </w:rPr>
              <w:t xml:space="preserve">historia </w:t>
            </w:r>
            <w:r w:rsidRPr="004431D3">
              <w:rPr>
                <w:rFonts w:ascii="Corbel" w:eastAsia="Corbel" w:hAnsi="Corbel" w:cs="Corbel"/>
              </w:rPr>
              <w:t>lub</w:t>
            </w:r>
            <w:r w:rsidRPr="004431D3">
              <w:rPr>
                <w:rFonts w:ascii="Corbel" w:eastAsia="Corbel" w:hAnsi="Corbel" w:cs="Corbel"/>
                <w:b/>
              </w:rPr>
              <w:t xml:space="preserve"> wiedza o społeczeństwie </w:t>
            </w:r>
            <w:r w:rsidRPr="004431D3">
              <w:rPr>
                <w:rFonts w:ascii="Corbel" w:eastAsia="Corbel" w:hAnsi="Corbel" w:cs="Corbel"/>
              </w:rPr>
              <w:t>lub</w:t>
            </w:r>
            <w:r w:rsidRPr="004431D3">
              <w:rPr>
                <w:rFonts w:ascii="Corbel" w:eastAsia="Corbel" w:hAnsi="Corbel" w:cs="Corbel"/>
                <w:b/>
              </w:rPr>
              <w:t xml:space="preserve"> geografia</w:t>
            </w:r>
            <w:r w:rsidRPr="004431D3">
              <w:rPr>
                <w:rFonts w:ascii="Corbel" w:eastAsia="Corbel" w:hAnsi="Corbel" w:cs="Corbel"/>
              </w:rPr>
              <w:t xml:space="preserve"> </w:t>
            </w:r>
            <w:r w:rsidRPr="004431D3">
              <w:rPr>
                <w:rFonts w:ascii="Corbel" w:eastAsia="Times New Roman" w:hAnsi="Corbel" w:cs="Times New Roman"/>
                <w:lang w:eastAsia="pl-PL"/>
              </w:rPr>
              <w:t xml:space="preserve">– </w:t>
            </w:r>
            <w:r w:rsidRPr="004431D3">
              <w:rPr>
                <w:rFonts w:ascii="Corbel" w:eastAsia="Corbel" w:hAnsi="Corbel" w:cs="Corbel"/>
              </w:rPr>
              <w:t>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20ADDB4" w14:textId="77777777" w:rsidR="004B1683" w:rsidRPr="004431D3" w:rsidRDefault="004B1683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0D0B2D" w:rsidRPr="004431D3" w14:paraId="37025540" w14:textId="77777777" w:rsidTr="00006F47">
        <w:tc>
          <w:tcPr>
            <w:tcW w:w="567" w:type="dxa"/>
            <w:shd w:val="clear" w:color="auto" w:fill="E5DFEC" w:themeFill="accent4" w:themeFillTint="33"/>
            <w:vAlign w:val="center"/>
          </w:tcPr>
          <w:p w14:paraId="01373BA6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3EF802C8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4B8F8454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5BD46F5E" w14:textId="77777777" w:rsidR="004B1683" w:rsidRPr="004431D3" w:rsidRDefault="00B35BE8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  <w:b/>
              </w:rPr>
              <w:t xml:space="preserve">Język obcy nowożytny </w:t>
            </w:r>
            <w:r w:rsidRPr="004431D3">
              <w:rPr>
                <w:rFonts w:ascii="Corbel" w:eastAsia="Times New Roman" w:hAnsi="Corbel" w:cs="Times New Roman"/>
                <w:lang w:eastAsia="pl-PL"/>
              </w:rPr>
              <w:t>–</w:t>
            </w:r>
            <w:r w:rsidRPr="004431D3">
              <w:rPr>
                <w:rFonts w:ascii="Corbel" w:eastAsia="Corbel" w:hAnsi="Corbel" w:cs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7FC155B7" w14:textId="77777777" w:rsidR="004B1683" w:rsidRPr="004431D3" w:rsidRDefault="004B1683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6F8D572E" w14:textId="77777777" w:rsidR="004B1683" w:rsidRPr="004431D3" w:rsidRDefault="004B1683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3E421CA6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  <w:b/>
        </w:rPr>
      </w:pPr>
    </w:p>
    <w:p w14:paraId="0951DB95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Turystyka historyczna i kulturowa</w:t>
      </w:r>
    </w:p>
    <w:p w14:paraId="24619D5A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4FDE3E57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</w:t>
      </w:r>
    </w:p>
    <w:p w14:paraId="1C0A75BC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585376E0" w14:textId="77777777" w:rsidR="004B1683" w:rsidRPr="004431D3" w:rsidRDefault="004B1683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0D0B2D" w:rsidRPr="004431D3" w14:paraId="58090DB5" w14:textId="77777777" w:rsidTr="00006F47">
        <w:tc>
          <w:tcPr>
            <w:tcW w:w="203" w:type="pct"/>
            <w:shd w:val="clear" w:color="auto" w:fill="E5DFEC" w:themeFill="accent4" w:themeFillTint="33"/>
            <w:vAlign w:val="center"/>
          </w:tcPr>
          <w:p w14:paraId="15045774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29BBC14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0B8B3B49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776E2832" w14:textId="34513A12" w:rsidR="004B1683" w:rsidRPr="004431D3" w:rsidRDefault="00B35BE8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orbel" w:hAnsi="Corbel" w:cs="Corbel"/>
              </w:rPr>
              <w:t xml:space="preserve">Dyplom ukończenia studiów I stopnia, jednolitych studiów magisterskich lub równorzędnych np.  Bachelor’s degree z kierunków wchodzących </w:t>
            </w:r>
            <w:sdt>
              <w:sdtPr>
                <w:rPr>
                  <w:rFonts w:ascii="Corbel" w:hAnsi="Corbel"/>
                </w:rPr>
                <w:tag w:val="goog_rdk_0"/>
                <w:id w:val="1833178401"/>
              </w:sdtPr>
              <w:sdtEndPr/>
              <w:sdtContent/>
            </w:sdt>
            <w:r w:rsidRPr="004431D3">
              <w:rPr>
                <w:rFonts w:ascii="Corbel" w:eastAsia="Corbel" w:hAnsi="Corbel" w:cs="Corbel"/>
              </w:rPr>
              <w:t xml:space="preserve">w obszar nauk humanistycznych i </w:t>
            </w:r>
            <w:r w:rsidR="004A38CF" w:rsidRPr="004431D3">
              <w:rPr>
                <w:rFonts w:ascii="Corbel" w:eastAsia="Corbel" w:hAnsi="Corbel" w:cs="Corbel"/>
              </w:rPr>
              <w:t xml:space="preserve">nauk </w:t>
            </w:r>
            <w:r w:rsidRPr="004431D3">
              <w:rPr>
                <w:rFonts w:ascii="Corbel" w:eastAsia="Corbel" w:hAnsi="Corbel" w:cs="Corbel"/>
              </w:rPr>
              <w:t>społecznych.</w:t>
            </w:r>
          </w:p>
        </w:tc>
      </w:tr>
      <w:tr w:rsidR="000D0B2D" w:rsidRPr="004431D3" w14:paraId="6E11362C" w14:textId="77777777" w:rsidTr="00006F47">
        <w:tc>
          <w:tcPr>
            <w:tcW w:w="203" w:type="pct"/>
            <w:shd w:val="clear" w:color="auto" w:fill="E5DFEC" w:themeFill="accent4" w:themeFillTint="33"/>
            <w:vAlign w:val="center"/>
          </w:tcPr>
          <w:p w14:paraId="6E5FC938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6BB75BD5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744AE932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78E115E0" w14:textId="15C1C6ED" w:rsidR="004B1683" w:rsidRPr="004431D3" w:rsidRDefault="00B35BE8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orbel" w:hAnsi="Corbel" w:cs="Corbel"/>
              </w:rPr>
              <w:t>Ocena na dyplomie ukończenia studiów.</w:t>
            </w:r>
          </w:p>
        </w:tc>
      </w:tr>
      <w:tr w:rsidR="000D0B2D" w:rsidRPr="004431D3" w14:paraId="761E2B19" w14:textId="77777777" w:rsidTr="00006F47">
        <w:tc>
          <w:tcPr>
            <w:tcW w:w="203" w:type="pct"/>
            <w:shd w:val="clear" w:color="auto" w:fill="E5DFEC" w:themeFill="accent4" w:themeFillTint="33"/>
            <w:vAlign w:val="center"/>
          </w:tcPr>
          <w:p w14:paraId="2558234F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14F41C6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189B2BFD" w14:textId="77777777" w:rsidR="004B1683" w:rsidRPr="004431D3" w:rsidRDefault="004B1683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13F34156" w14:textId="794549CB" w:rsidR="004B1683" w:rsidRPr="004431D3" w:rsidRDefault="00CC1FFD" w:rsidP="000A533D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Calibri" w:hAnsi="Corbel"/>
              </w:rPr>
              <w:t>Średnia arytmetyczna ocen z toku studiów.</w:t>
            </w:r>
          </w:p>
        </w:tc>
      </w:tr>
    </w:tbl>
    <w:p w14:paraId="53F70561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  <w:b/>
        </w:rPr>
      </w:pPr>
    </w:p>
    <w:p w14:paraId="0B0558B1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  <w:b/>
        </w:rPr>
      </w:pPr>
    </w:p>
    <w:p w14:paraId="0CA2CA1D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  <w:b/>
        </w:rPr>
      </w:pPr>
    </w:p>
    <w:p w14:paraId="1E488BE0" w14:textId="672835BF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Turystyka i rekreacja</w:t>
      </w:r>
    </w:p>
    <w:p w14:paraId="602ACDE4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65298289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481B264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EA55A06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CB6F7F" w:rsidRPr="004431D3" w14:paraId="0DEB3E5E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87BA51F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A7A635D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442BD1B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7F5D71DF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EE679A3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AD54559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52D226B8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6324544E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03C33105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723C49E1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CB6F7F" w:rsidRPr="004431D3" w14:paraId="11DB948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14C458EB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B93EEC3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053B7BF2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560EA2DE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Geografia</w:t>
            </w:r>
            <w:r w:rsidRPr="004431D3">
              <w:rPr>
                <w:rFonts w:ascii="Corbel" w:eastAsia="Calibri" w:hAnsi="Corbel"/>
              </w:rPr>
              <w:t xml:space="preserve"> – ocena uzyskana na świadectwie ukończenia szkoły średniej</w:t>
            </w:r>
          </w:p>
        </w:tc>
        <w:tc>
          <w:tcPr>
            <w:tcW w:w="2306" w:type="dxa"/>
            <w:vMerge/>
          </w:tcPr>
          <w:p w14:paraId="0A8B0215" w14:textId="77777777" w:rsidR="00CB6F7F" w:rsidRPr="004431D3" w:rsidRDefault="00CB6F7F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CB6F7F" w:rsidRPr="004431D3" w14:paraId="2F764623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2FDDE206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E34D7FE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UWAGA</w:t>
            </w:r>
          </w:p>
        </w:tc>
        <w:tc>
          <w:tcPr>
            <w:tcW w:w="10529" w:type="dxa"/>
            <w:gridSpan w:val="2"/>
          </w:tcPr>
          <w:p w14:paraId="7C4F26FA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b/>
                <w:bCs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b/>
                <w:bCs/>
                <w:lang w:eastAsia="pl-PL"/>
              </w:rPr>
              <w:t>W procesie rekrutacji kandydat może uzyskać dodatkowe punkty po przedłożeniu udokumentowanych następujących osiągnięć:</w:t>
            </w:r>
          </w:p>
          <w:p w14:paraId="039740D5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Pilot wycieczek - 50 pkt</w:t>
            </w:r>
          </w:p>
          <w:p w14:paraId="5C9ED02B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lastRenderedPageBreak/>
              <w:t>Przewodnik turystyczny - 30 pkt</w:t>
            </w:r>
          </w:p>
          <w:p w14:paraId="53A4E294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Ratownik WOPR, GOPR, TOPR - 20 pkt</w:t>
            </w:r>
          </w:p>
          <w:p w14:paraId="77952340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Uprawnienia turystyczne oraz inne z zakresu kultury fizycznej - 10 pkt</w:t>
            </w:r>
          </w:p>
        </w:tc>
      </w:tr>
    </w:tbl>
    <w:p w14:paraId="676D782A" w14:textId="77777777" w:rsidR="00CB6F7F" w:rsidRPr="004431D3" w:rsidRDefault="00CB6F7F" w:rsidP="00CB6F7F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6DA7E016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  <w:b/>
        </w:rPr>
      </w:pPr>
    </w:p>
    <w:p w14:paraId="5C4C9D5B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Turystyka i rekreacja</w:t>
      </w:r>
    </w:p>
    <w:p w14:paraId="023DA585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1203A3A7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30AA0A53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065AD5AB" w14:textId="77777777" w:rsidR="00CB6F7F" w:rsidRPr="004431D3" w:rsidRDefault="00CB6F7F" w:rsidP="00CB6F7F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CB6F7F" w:rsidRPr="004431D3" w14:paraId="22711509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5C3A77B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1DFD19E3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11D6EB24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7D07771A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 stopnia na kierunku turystyka i rekreacja.</w:t>
            </w:r>
          </w:p>
        </w:tc>
      </w:tr>
      <w:tr w:rsidR="00CB6F7F" w:rsidRPr="004431D3" w14:paraId="54FA942F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740C605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AF9A028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1581FF6B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37305A07" w14:textId="27D899B9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 xml:space="preserve">Średnia arytmetyczna ocen z toku studiów </w:t>
            </w:r>
            <w:r w:rsidRPr="004431D3">
              <w:rPr>
                <w:rFonts w:ascii="Corbel" w:eastAsia="Calibri" w:hAnsi="Corbel"/>
              </w:rPr>
              <w:t>I stopnia na kierunku zgodnym z wybieranym kierunkiem studiów II stopnia.</w:t>
            </w:r>
          </w:p>
        </w:tc>
      </w:tr>
      <w:tr w:rsidR="00CB6F7F" w:rsidRPr="004431D3" w14:paraId="2F805CF9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2C13C084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0CCD61F2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3E333A29" w14:textId="77777777" w:rsidR="00CB6F7F" w:rsidRPr="004431D3" w:rsidRDefault="00CB6F7F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4E4B080B" w14:textId="77777777" w:rsidR="00CB6F7F" w:rsidRPr="004431D3" w:rsidRDefault="00CB6F7F" w:rsidP="00CB6F7F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Cs/>
              </w:rPr>
              <w:t>Ocena na dyplomie</w:t>
            </w:r>
            <w:r w:rsidRPr="004431D3">
              <w:rPr>
                <w:rFonts w:ascii="Corbel" w:eastAsia="Calibri" w:hAnsi="Corbel"/>
              </w:rPr>
              <w:t xml:space="preserve"> ukończenia studiów I stopnia.</w:t>
            </w:r>
          </w:p>
        </w:tc>
      </w:tr>
    </w:tbl>
    <w:p w14:paraId="48A54CB5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  <w:b/>
        </w:rPr>
      </w:pPr>
    </w:p>
    <w:p w14:paraId="2C6D11F2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  <w:b/>
        </w:rPr>
      </w:pPr>
    </w:p>
    <w:p w14:paraId="5C50A1DA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  <w:b/>
        </w:rPr>
      </w:pPr>
    </w:p>
    <w:p w14:paraId="7FE09F30" w14:textId="6F56498D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Wychowanie fizyczne</w:t>
      </w:r>
    </w:p>
    <w:p w14:paraId="6747FE14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4FEB3907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0DF7B3BD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72B7063D" w14:textId="77777777" w:rsidR="004E7FCC" w:rsidRPr="004431D3" w:rsidRDefault="004E7FCC" w:rsidP="004E7FCC">
      <w:pPr>
        <w:spacing w:after="0" w:line="240" w:lineRule="auto"/>
        <w:ind w:right="661"/>
        <w:jc w:val="both"/>
        <w:rPr>
          <w:rFonts w:ascii="Corbel" w:eastAsia="Calibri" w:hAnsi="Corbel" w:cs="Times New Roman"/>
          <w:bCs/>
          <w:sz w:val="20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4111"/>
        <w:gridCol w:w="2056"/>
        <w:gridCol w:w="2056"/>
        <w:gridCol w:w="2306"/>
      </w:tblGrid>
      <w:tr w:rsidR="004E7FCC" w:rsidRPr="004431D3" w14:paraId="4DE167F8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72775548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670FA690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5E75C272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  <w:gridSpan w:val="3"/>
          </w:tcPr>
          <w:p w14:paraId="66B16AF9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Język polski</w:t>
            </w:r>
            <w:r w:rsidRPr="004431D3">
              <w:rPr>
                <w:rFonts w:ascii="Corbel" w:eastAsia="Calibri" w:hAnsi="Corbel"/>
              </w:rPr>
              <w:t xml:space="preserve">  – 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3F61D150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26A7B165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0A4D4689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197BD40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5442507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624D6325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4E7FCC" w:rsidRPr="004431D3" w14:paraId="33DCA360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5B5E73A7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187B059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D8528A3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  <w:gridSpan w:val="3"/>
          </w:tcPr>
          <w:p w14:paraId="5874DB0B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Biologia</w:t>
            </w:r>
            <w:r w:rsidRPr="004431D3">
              <w:rPr>
                <w:rFonts w:ascii="Corbel" w:eastAsia="Calibri" w:hAnsi="Corbel"/>
              </w:rPr>
              <w:t xml:space="preserve"> – ocena uzyskana na świadectwie ukończenia szkoły średniej</w:t>
            </w:r>
          </w:p>
        </w:tc>
        <w:tc>
          <w:tcPr>
            <w:tcW w:w="2306" w:type="dxa"/>
            <w:vMerge/>
          </w:tcPr>
          <w:p w14:paraId="16040912" w14:textId="77777777" w:rsidR="004E7FCC" w:rsidRPr="004431D3" w:rsidRDefault="004E7FCC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4E7FCC" w:rsidRPr="004431D3" w14:paraId="5EB4B953" w14:textId="77777777" w:rsidTr="000E4B31">
        <w:trPr>
          <w:trHeight w:val="300"/>
        </w:trPr>
        <w:tc>
          <w:tcPr>
            <w:tcW w:w="567" w:type="dxa"/>
            <w:vMerge w:val="restart"/>
            <w:shd w:val="clear" w:color="auto" w:fill="E5DFEC" w:themeFill="accent4" w:themeFillTint="33"/>
            <w:vAlign w:val="center"/>
          </w:tcPr>
          <w:p w14:paraId="32745751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lastRenderedPageBreak/>
              <w:t>3</w:t>
            </w:r>
          </w:p>
        </w:tc>
        <w:tc>
          <w:tcPr>
            <w:tcW w:w="2836" w:type="dxa"/>
            <w:vMerge w:val="restart"/>
            <w:shd w:val="clear" w:color="auto" w:fill="E5DFEC" w:themeFill="accent4" w:themeFillTint="33"/>
            <w:vAlign w:val="center"/>
          </w:tcPr>
          <w:p w14:paraId="3446962B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Egzamin wstępny</w:t>
            </w:r>
          </w:p>
        </w:tc>
        <w:tc>
          <w:tcPr>
            <w:tcW w:w="10529" w:type="dxa"/>
            <w:gridSpan w:val="4"/>
            <w:shd w:val="clear" w:color="auto" w:fill="auto"/>
          </w:tcPr>
          <w:p w14:paraId="12FBBE00" w14:textId="78E66373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 xml:space="preserve">Sprawdzian praktyczny </w:t>
            </w:r>
            <w:r w:rsidRPr="004431D3">
              <w:rPr>
                <w:rFonts w:ascii="Corbel" w:eastAsia="Calibri" w:hAnsi="Corbel"/>
              </w:rPr>
              <w:t xml:space="preserve">– kandydat w procesie rekrutacji ma obowiązek wziąć udział w próbie oceniającej sprawność fizyczną: </w:t>
            </w:r>
            <w:r w:rsidRPr="004431D3">
              <w:rPr>
                <w:rFonts w:ascii="Corbel" w:eastAsia="Calibri" w:hAnsi="Corbel"/>
                <w:b/>
              </w:rPr>
              <w:t>pływanie lub wielostopniowy bieg wahadłowy</w:t>
            </w:r>
            <w:r w:rsidRPr="004431D3">
              <w:rPr>
                <w:rFonts w:ascii="Corbel" w:eastAsia="Calibri" w:hAnsi="Corbel"/>
              </w:rPr>
              <w:t>. Kandydat na s</w:t>
            </w:r>
            <w:r w:rsidR="00C64EC8">
              <w:rPr>
                <w:rFonts w:ascii="Corbel" w:eastAsia="Calibri" w:hAnsi="Corbel"/>
              </w:rPr>
              <w:t>tudia może wziąć udział tylko w </w:t>
            </w:r>
            <w:r w:rsidRPr="004431D3">
              <w:rPr>
                <w:rFonts w:ascii="Corbel" w:eastAsia="Calibri" w:hAnsi="Corbel"/>
              </w:rPr>
              <w:t>jednej wybranej przez siebie próbie.</w:t>
            </w:r>
          </w:p>
        </w:tc>
      </w:tr>
      <w:tr w:rsidR="004E7FCC" w:rsidRPr="004431D3" w14:paraId="0329FA55" w14:textId="77777777" w:rsidTr="000E4B31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6368F40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06226BE3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4111" w:type="dxa"/>
            <w:shd w:val="clear" w:color="auto" w:fill="DAEEF3" w:themeFill="accent5" w:themeFillTint="33"/>
            <w:vAlign w:val="center"/>
          </w:tcPr>
          <w:p w14:paraId="71918A93" w14:textId="77777777" w:rsidR="004E7FCC" w:rsidRPr="004431D3" w:rsidRDefault="004E7FCC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Pływanie</w:t>
            </w:r>
          </w:p>
        </w:tc>
        <w:tc>
          <w:tcPr>
            <w:tcW w:w="2056" w:type="dxa"/>
            <w:shd w:val="clear" w:color="auto" w:fill="DAEEF3" w:themeFill="accent5" w:themeFillTint="33"/>
            <w:vAlign w:val="center"/>
          </w:tcPr>
          <w:p w14:paraId="777E228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Limity czasowe dla mężczyzn (Min: Sek.)</w:t>
            </w:r>
          </w:p>
        </w:tc>
        <w:tc>
          <w:tcPr>
            <w:tcW w:w="2056" w:type="dxa"/>
            <w:shd w:val="clear" w:color="auto" w:fill="DAEEF3" w:themeFill="accent5" w:themeFillTint="33"/>
            <w:vAlign w:val="center"/>
          </w:tcPr>
          <w:p w14:paraId="3D00BD36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Limity czasowe dla kobiet (Min: Sek.)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6067A4CB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4E7FCC" w:rsidRPr="004431D3" w14:paraId="5A8A6F0D" w14:textId="77777777" w:rsidTr="000E4B31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7C7548A5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A70E3D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4111" w:type="dxa"/>
          </w:tcPr>
          <w:p w14:paraId="17E2AB38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Kandydat ma do przepłynięcia dystans 50 metrów wybranym przez siebie, dowolnym stylem pływackim w odpowiednim limicie czasowym (pomiar z dokładnością do 0,1 sek.). Uzyskany czas zostanie przeliczany na punkty</w:t>
            </w:r>
          </w:p>
        </w:tc>
        <w:tc>
          <w:tcPr>
            <w:tcW w:w="2056" w:type="dxa"/>
          </w:tcPr>
          <w:p w14:paraId="6DCF4893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0:35 i mniej</w:t>
            </w:r>
          </w:p>
          <w:p w14:paraId="44202950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0:36 - 0:48</w:t>
            </w:r>
          </w:p>
          <w:p w14:paraId="20DDA9EC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0:49 - 1:01</w:t>
            </w:r>
          </w:p>
          <w:p w14:paraId="72CC7DA0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1:02 - 1:14</w:t>
            </w:r>
          </w:p>
          <w:p w14:paraId="29FC5A7D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1:15 - 1:27</w:t>
            </w:r>
          </w:p>
          <w:p w14:paraId="51282E86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1:28 i więcej</w:t>
            </w:r>
          </w:p>
        </w:tc>
        <w:tc>
          <w:tcPr>
            <w:tcW w:w="2056" w:type="dxa"/>
          </w:tcPr>
          <w:p w14:paraId="0D8D9E9A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0:40 i mniej</w:t>
            </w:r>
          </w:p>
          <w:p w14:paraId="0D0A3E35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0:41 - 0:53</w:t>
            </w:r>
          </w:p>
          <w:p w14:paraId="5D013CF0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0:54 - 1:06</w:t>
            </w:r>
          </w:p>
          <w:p w14:paraId="138B9A2F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1:07 - 1:19</w:t>
            </w:r>
          </w:p>
          <w:p w14:paraId="6DA6AC20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1:20 - 1:32</w:t>
            </w:r>
          </w:p>
          <w:p w14:paraId="2E264A87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1:33 i więcej</w:t>
            </w:r>
          </w:p>
        </w:tc>
        <w:tc>
          <w:tcPr>
            <w:tcW w:w="2306" w:type="dxa"/>
          </w:tcPr>
          <w:p w14:paraId="0E05DD1C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50 pkt</w:t>
            </w:r>
          </w:p>
          <w:p w14:paraId="12003A44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40 pkt</w:t>
            </w:r>
          </w:p>
          <w:p w14:paraId="2DC7F3E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30 pkt</w:t>
            </w:r>
          </w:p>
          <w:p w14:paraId="6AE5D843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20 pkt</w:t>
            </w:r>
          </w:p>
          <w:p w14:paraId="0EA66446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10 pkt</w:t>
            </w:r>
          </w:p>
          <w:p w14:paraId="2061947E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 pkt</w:t>
            </w:r>
          </w:p>
        </w:tc>
      </w:tr>
      <w:tr w:rsidR="004E7FCC" w:rsidRPr="004431D3" w14:paraId="2DCD2D95" w14:textId="77777777" w:rsidTr="000E4B31">
        <w:trPr>
          <w:trHeight w:val="24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0BD3384B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41233E4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4111" w:type="dxa"/>
            <w:shd w:val="clear" w:color="auto" w:fill="DAEEF3" w:themeFill="accent5" w:themeFillTint="33"/>
            <w:vAlign w:val="center"/>
          </w:tcPr>
          <w:p w14:paraId="001A24DC" w14:textId="77777777" w:rsidR="004E7FCC" w:rsidRPr="004431D3" w:rsidRDefault="004E7FCC" w:rsidP="000E4B31">
            <w:pPr>
              <w:spacing w:after="0" w:line="240" w:lineRule="auto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Wielostopniowy bieg wahadłowy </w:t>
            </w:r>
            <w:r w:rsidRPr="004431D3">
              <w:rPr>
                <w:rFonts w:ascii="Corbel" w:eastAsia="Calibri" w:hAnsi="Corbel"/>
              </w:rPr>
              <w:t xml:space="preserve"> </w:t>
            </w:r>
          </w:p>
        </w:tc>
        <w:tc>
          <w:tcPr>
            <w:tcW w:w="2056" w:type="dxa"/>
            <w:shd w:val="clear" w:color="auto" w:fill="DAEEF3" w:themeFill="accent5" w:themeFillTint="33"/>
            <w:vAlign w:val="center"/>
          </w:tcPr>
          <w:p w14:paraId="0604BC54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Przebiegnięty dystans dla mężczyzn (metry)</w:t>
            </w:r>
          </w:p>
        </w:tc>
        <w:tc>
          <w:tcPr>
            <w:tcW w:w="2056" w:type="dxa"/>
            <w:shd w:val="clear" w:color="auto" w:fill="DAEEF3" w:themeFill="accent5" w:themeFillTint="33"/>
            <w:vAlign w:val="center"/>
          </w:tcPr>
          <w:p w14:paraId="7EB9A307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Przebiegnięty dystans dla kobiet (metry)</w:t>
            </w:r>
          </w:p>
        </w:tc>
        <w:tc>
          <w:tcPr>
            <w:tcW w:w="2306" w:type="dxa"/>
            <w:shd w:val="clear" w:color="auto" w:fill="DAEEF3" w:themeFill="accent5" w:themeFillTint="33"/>
            <w:vAlign w:val="center"/>
          </w:tcPr>
          <w:p w14:paraId="32B03AD1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Punktacja</w:t>
            </w:r>
          </w:p>
        </w:tc>
      </w:tr>
      <w:tr w:rsidR="004E7FCC" w:rsidRPr="004431D3" w14:paraId="7905EE67" w14:textId="77777777" w:rsidTr="000E4B31">
        <w:trPr>
          <w:trHeight w:val="270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335A75C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2836" w:type="dxa"/>
            <w:vMerge/>
            <w:shd w:val="clear" w:color="auto" w:fill="E5DFEC" w:themeFill="accent4" w:themeFillTint="33"/>
            <w:vAlign w:val="center"/>
          </w:tcPr>
          <w:p w14:paraId="30666762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</w:p>
        </w:tc>
        <w:tc>
          <w:tcPr>
            <w:tcW w:w="4111" w:type="dxa"/>
          </w:tcPr>
          <w:p w14:paraId="6398E4A1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Polega na wahadłowym bieganiu 20-metrowych odcinków tam i z powrotem we wzrastającym tempie podawanym przez sygnał czasowy, aż do odmowy (zmęczenia) badanego, lub spadku tempa biegu niezgodnego z podawanym sygnałem. Pokonany dystans w teście zostanie przeliczony na punkty</w:t>
            </w:r>
          </w:p>
        </w:tc>
        <w:tc>
          <w:tcPr>
            <w:tcW w:w="2056" w:type="dxa"/>
          </w:tcPr>
          <w:p w14:paraId="7B87E002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2140 i więcej</w:t>
            </w:r>
          </w:p>
          <w:p w14:paraId="26A99FAB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2120 - 1900</w:t>
            </w:r>
          </w:p>
          <w:p w14:paraId="545F2F2C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1880 - 1460</w:t>
            </w:r>
          </w:p>
          <w:p w14:paraId="62A192D5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1440 - 1240</w:t>
            </w:r>
          </w:p>
          <w:p w14:paraId="6B8AEC23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1220 - 1020</w:t>
            </w:r>
          </w:p>
          <w:p w14:paraId="4B91F718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1000 i mniej</w:t>
            </w:r>
          </w:p>
        </w:tc>
        <w:tc>
          <w:tcPr>
            <w:tcW w:w="2056" w:type="dxa"/>
          </w:tcPr>
          <w:p w14:paraId="39C141A4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1240 i więcej</w:t>
            </w:r>
          </w:p>
          <w:p w14:paraId="45FFF5F6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1220 - 1040</w:t>
            </w:r>
          </w:p>
          <w:p w14:paraId="078BBFDA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1020 - 840</w:t>
            </w:r>
          </w:p>
          <w:p w14:paraId="174BCDBD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820 - 660</w:t>
            </w:r>
          </w:p>
          <w:p w14:paraId="52208055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640 - 460</w:t>
            </w:r>
          </w:p>
          <w:p w14:paraId="43E83151" w14:textId="77777777" w:rsidR="004E7FCC" w:rsidRPr="004431D3" w:rsidRDefault="004E7FCC" w:rsidP="000E4B31">
            <w:pPr>
              <w:spacing w:after="0" w:line="240" w:lineRule="auto"/>
              <w:jc w:val="right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440 i mniej</w:t>
            </w:r>
          </w:p>
        </w:tc>
        <w:tc>
          <w:tcPr>
            <w:tcW w:w="2306" w:type="dxa"/>
          </w:tcPr>
          <w:p w14:paraId="3DB8D49B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50 pkt</w:t>
            </w:r>
          </w:p>
          <w:p w14:paraId="76C11286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40 pkt</w:t>
            </w:r>
          </w:p>
          <w:p w14:paraId="67F0A52D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30 pkt</w:t>
            </w:r>
          </w:p>
          <w:p w14:paraId="15FD8AFD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20 pkt</w:t>
            </w:r>
          </w:p>
          <w:p w14:paraId="3AC9C502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10 pkt</w:t>
            </w:r>
          </w:p>
          <w:p w14:paraId="6997A0E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1 pkt</w:t>
            </w:r>
          </w:p>
        </w:tc>
      </w:tr>
      <w:tr w:rsidR="004E7FCC" w:rsidRPr="004431D3" w14:paraId="34EAC029" w14:textId="77777777" w:rsidTr="000E4B31">
        <w:trPr>
          <w:trHeight w:val="270"/>
        </w:trPr>
        <w:tc>
          <w:tcPr>
            <w:tcW w:w="567" w:type="dxa"/>
            <w:shd w:val="clear" w:color="auto" w:fill="E5DFEC" w:themeFill="accent4" w:themeFillTint="33"/>
            <w:vAlign w:val="center"/>
          </w:tcPr>
          <w:p w14:paraId="7397CFBD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4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22097C46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UWAGI</w:t>
            </w:r>
          </w:p>
        </w:tc>
        <w:tc>
          <w:tcPr>
            <w:tcW w:w="10529" w:type="dxa"/>
            <w:gridSpan w:val="4"/>
          </w:tcPr>
          <w:p w14:paraId="60F15195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b/>
                <w:bCs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b/>
                <w:bCs/>
                <w:lang w:eastAsia="pl-PL"/>
              </w:rPr>
              <w:t>Osoby zwolnione z konkursu świadectw i próby oceniającej sprawność fizyczną:</w:t>
            </w:r>
          </w:p>
          <w:p w14:paraId="24D3BE43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lang w:eastAsia="pl-PL"/>
              </w:rPr>
              <w:t>Podstawą przystąpienia do postępowania kwalifikacyjnego jest posiadanie świadectwa maturalnego/ dojrzałości oraz:</w:t>
            </w:r>
          </w:p>
          <w:p w14:paraId="6A36D0DA" w14:textId="77777777" w:rsidR="004E7FCC" w:rsidRPr="004431D3" w:rsidRDefault="004E7FCC" w:rsidP="004E7FCC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 xml:space="preserve">przedłożenie dokumentu stwierdzającego aktualne osiągnięcia sportowe w dyscyplinach i konkurencjach olimpijskich: uzyskanie medalu mistrzostw Polski, </w:t>
            </w:r>
          </w:p>
          <w:p w14:paraId="53F72418" w14:textId="77777777" w:rsidR="004E7FCC" w:rsidRPr="004431D3" w:rsidRDefault="004E7FCC" w:rsidP="004E7FCC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uczestnictwo w igrzyskach olimpijskich, mistrzostwach Świata i Europy,</w:t>
            </w:r>
          </w:p>
          <w:p w14:paraId="4B3091F2" w14:textId="77777777" w:rsidR="004E7FCC" w:rsidRPr="004431D3" w:rsidRDefault="004E7FCC" w:rsidP="004E7FCC">
            <w:pPr>
              <w:pStyle w:val="Akapitzlist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posiadanie w dyscyplinach i konkurencjach olimpijskich Klasę Sportową Mistrzowską i pierwszą Klasę Sportową.</w:t>
            </w:r>
          </w:p>
          <w:p w14:paraId="215BD9F7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Times New Roman" w:hAnsi="Corbel" w:cstheme="minorHAnsi"/>
                <w:b/>
                <w:bCs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b/>
                <w:bCs/>
                <w:lang w:eastAsia="pl-PL"/>
              </w:rPr>
              <w:t>W procesie rekrutacji kandydat może uzyskać dodatkowe punkty, po przedłożeniu udokumentowanych, następujących osiągnięć:</w:t>
            </w:r>
          </w:p>
          <w:p w14:paraId="5BC5A588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Mistrzostwa klasa, I klasa - 150 pkt (kandydat zwolniony z próby oceniającej sprawność fizyczną)</w:t>
            </w:r>
          </w:p>
          <w:p w14:paraId="486C3337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lastRenderedPageBreak/>
              <w:t>II klasa sportowa - 50 pkt</w:t>
            </w:r>
          </w:p>
          <w:p w14:paraId="79F59287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III klasa sportowa - 30 pkt</w:t>
            </w:r>
          </w:p>
          <w:p w14:paraId="5D03452B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Trener danej dyscypliny sportowej - 40 pkt</w:t>
            </w:r>
          </w:p>
          <w:p w14:paraId="618173D6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Instruktor danej dyscypliny sportowej - 20 pkt</w:t>
            </w:r>
          </w:p>
          <w:p w14:paraId="3E45C431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Ratownik WOPR, GOPR, TOPR - 20 pkt</w:t>
            </w:r>
          </w:p>
          <w:p w14:paraId="15845169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Inne uprawnienia z zakresu kultury fizycznej - 10 pkt</w:t>
            </w:r>
          </w:p>
          <w:p w14:paraId="1033F92C" w14:textId="77777777" w:rsidR="004E7FCC" w:rsidRPr="004431D3" w:rsidRDefault="004E7FCC" w:rsidP="004E7FCC">
            <w:pPr>
              <w:pStyle w:val="Akapitzlist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Corbel" w:eastAsia="Times New Roman" w:hAnsi="Corbel" w:cstheme="minorHAnsi"/>
                <w:lang w:eastAsia="pl-PL"/>
              </w:rPr>
            </w:pPr>
            <w:r w:rsidRPr="004431D3">
              <w:rPr>
                <w:rFonts w:ascii="Corbel" w:eastAsia="Times New Roman" w:hAnsi="Corbel" w:cstheme="minorHAnsi"/>
                <w:sz w:val="22"/>
                <w:szCs w:val="22"/>
                <w:lang w:eastAsia="pl-PL"/>
              </w:rPr>
              <w:t>Czynny zawodnik, zrzeszony w klubie sportowym - 10 pkt</w:t>
            </w:r>
          </w:p>
        </w:tc>
      </w:tr>
    </w:tbl>
    <w:p w14:paraId="2CDAC10F" w14:textId="77777777" w:rsidR="004E7FCC" w:rsidRPr="004431D3" w:rsidRDefault="004E7FCC" w:rsidP="004E7FCC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5F2D1FF5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  <w:b/>
        </w:rPr>
      </w:pPr>
    </w:p>
    <w:p w14:paraId="612FED18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Wychowanie fizyczne</w:t>
      </w:r>
    </w:p>
    <w:p w14:paraId="06A78B90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64A1BE9F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2C1AB327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757AD65" w14:textId="77777777" w:rsidR="004E7FCC" w:rsidRPr="004431D3" w:rsidRDefault="004E7FCC" w:rsidP="004E7FCC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4E7FCC" w:rsidRPr="004431D3" w14:paraId="50E1315B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19A3C772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B272C64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68DED935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483FC123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Calibri" w:hAnsi="Corbel"/>
              </w:rPr>
              <w:t>Dyplom ukończenia studiów I stopnia na kierunku wychowanie fizyczne.</w:t>
            </w:r>
          </w:p>
        </w:tc>
      </w:tr>
      <w:tr w:rsidR="004E7FCC" w:rsidRPr="004431D3" w14:paraId="03C8FA41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A2F617F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36BC457D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6FC2AC04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1A4E0CF7" w14:textId="00FA5B25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</w:rPr>
            </w:pPr>
            <w:r w:rsidRPr="004431D3">
              <w:rPr>
                <w:rFonts w:ascii="Corbel" w:hAnsi="Corbel"/>
              </w:rPr>
              <w:t xml:space="preserve">Średnia arytmetyczna ocen z toku studiów </w:t>
            </w:r>
            <w:r w:rsidRPr="004431D3">
              <w:rPr>
                <w:rFonts w:ascii="Corbel" w:eastAsia="Calibri" w:hAnsi="Corbel"/>
              </w:rPr>
              <w:t>I stopnia na kierunku zgodnym z wybieranym kierunkiem studiów II stopnia.</w:t>
            </w:r>
          </w:p>
          <w:p w14:paraId="3F542EC8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</w:rPr>
            </w:pPr>
            <w:r w:rsidRPr="004431D3">
              <w:rPr>
                <w:rFonts w:ascii="Corbel" w:eastAsia="Calibri" w:hAnsi="Corbel"/>
                <w:b/>
                <w:bCs/>
              </w:rPr>
              <w:t>Specjalność nauczycielska:</w:t>
            </w:r>
          </w:p>
          <w:p w14:paraId="1B937A56" w14:textId="415CE98E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Studia drugiego stopnia w specjalności nauczycielskiej stanowią kontynuację po studiach pierwszego stopnia przygotowujących do wykonywania zawodu nauczyciela. Kandydat powinien posiadać przygotowanie psychologiczno-pedagogiczne (blok B), przygotowanie z zakresu podstaw dydaktyki i emisji głosu (blok C) w wymiarze określonym w standardzie kształcenia nauczycieli (Rozporządzenie MNiSW z 25.07.2019 r. – tj. Dz.U. z 2021 r., poz. 890 ze zm.) oraz częściowe przygotowanie dydaktyczne do nauczania przedmiotów z zakresu kultury fizycznej w wymiarze określonym w programie studiów pierwszego stopnia na kierunku wychowanie fizyczne prowadzonym w UR. W przypadku braku wymaganej liczby godzin lub pkt. ECTS w wymienionym powyżej zakresie, kandydat przyjęty na studia, celem uzyskania pełnego przygotowania do wykonywania zawodu nauczyciela zgodnie z obowiązującym standardem kształcenia, będzie zobowiązany do uzupełnienia wyznaczonych różnic programowych.</w:t>
            </w:r>
          </w:p>
        </w:tc>
      </w:tr>
      <w:tr w:rsidR="004E7FCC" w:rsidRPr="004431D3" w14:paraId="7BCBAF74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50354E41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2807E7C2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5252D6A4" w14:textId="77777777" w:rsidR="004E7FCC" w:rsidRPr="004431D3" w:rsidRDefault="004E7FCC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4F013143" w14:textId="77777777" w:rsidR="004E7FCC" w:rsidRPr="004431D3" w:rsidRDefault="004E7FCC" w:rsidP="004E7FCC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</w:rPr>
              <w:t>Ocena na dyplomie ukończenia studiów I stopnia.</w:t>
            </w:r>
          </w:p>
        </w:tc>
      </w:tr>
    </w:tbl>
    <w:p w14:paraId="5016E65B" w14:textId="77777777" w:rsidR="004E7FCC" w:rsidRPr="004431D3" w:rsidRDefault="004E7FCC" w:rsidP="004E7FCC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6A7B812A" w14:textId="77777777" w:rsidR="00CB6F7F" w:rsidRPr="004431D3" w:rsidRDefault="00CB6F7F" w:rsidP="00CB6F7F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2C6853E6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36E61DE8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  <w:b/>
        </w:rPr>
      </w:pPr>
    </w:p>
    <w:p w14:paraId="055130D7" w14:textId="55F1C381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Zarządzanie państwem</w:t>
      </w:r>
    </w:p>
    <w:p w14:paraId="16CB5B82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128254E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2D010BF9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ogólnoakademicki</w:t>
      </w:r>
    </w:p>
    <w:p w14:paraId="1C351D4F" w14:textId="77777777" w:rsidR="00123C1B" w:rsidRPr="004431D3" w:rsidRDefault="00123C1B" w:rsidP="000A533D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123C1B" w:rsidRPr="004431D3" w14:paraId="22179CBB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3CB22EF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AC0E70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756C49A4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651FEB4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hAnsi="Corbel"/>
                <w:b/>
              </w:rPr>
              <w:t>Język polski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22A52F69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361897D3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</w:p>
          <w:p w14:paraId="68855AD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5EFA8DC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4D1DAA17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061300F0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123C1B" w:rsidRPr="004431D3" w14:paraId="73578651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EE4657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1B161EB1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3AA41B48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44B76EB9" w14:textId="77777777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Jeden z przedmiotów do wyboru</w:t>
            </w:r>
            <w:r w:rsidRPr="004431D3">
              <w:rPr>
                <w:rFonts w:ascii="Corbel" w:hAnsi="Corbel"/>
                <w:b/>
                <w:iCs/>
              </w:rPr>
              <w:t>:</w:t>
            </w:r>
            <w:r w:rsidRPr="004431D3">
              <w:rPr>
                <w:rFonts w:ascii="Corbel" w:hAnsi="Corbel"/>
              </w:rPr>
              <w:t xml:space="preserve"> </w:t>
            </w:r>
            <w:r w:rsidRPr="004431D3">
              <w:rPr>
                <w:rFonts w:ascii="Corbel" w:hAnsi="Corbel"/>
                <w:b/>
              </w:rPr>
              <w:t xml:space="preserve">geografia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historia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wiedza o społeczeństwie </w:t>
            </w:r>
            <w:r w:rsidRPr="004431D3">
              <w:rPr>
                <w:rFonts w:ascii="Corbel" w:hAnsi="Corbel"/>
              </w:rPr>
              <w:t>lub</w:t>
            </w:r>
            <w:r w:rsidRPr="004431D3">
              <w:rPr>
                <w:rFonts w:ascii="Corbel" w:hAnsi="Corbel"/>
                <w:b/>
              </w:rPr>
              <w:t xml:space="preserve"> matematyka</w:t>
            </w:r>
            <w:r w:rsidRPr="004431D3">
              <w:rPr>
                <w:rFonts w:ascii="Corbel" w:hAnsi="Corbel"/>
              </w:rPr>
              <w:t xml:space="preserve"> –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4C1F99AE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  <w:tr w:rsidR="00123C1B" w:rsidRPr="004431D3" w14:paraId="675BFBA1" w14:textId="77777777" w:rsidTr="000800F6">
        <w:tc>
          <w:tcPr>
            <w:tcW w:w="567" w:type="dxa"/>
            <w:shd w:val="clear" w:color="auto" w:fill="E5DFEC" w:themeFill="accent4" w:themeFillTint="33"/>
            <w:vAlign w:val="center"/>
          </w:tcPr>
          <w:p w14:paraId="7FC8D705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56EDD5EC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D34A95B" w14:textId="77777777" w:rsidR="00123C1B" w:rsidRPr="004431D3" w:rsidRDefault="00123C1B" w:rsidP="000A533D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8223" w:type="dxa"/>
          </w:tcPr>
          <w:p w14:paraId="6851F41A" w14:textId="515D6142" w:rsidR="00123C1B" w:rsidRPr="004431D3" w:rsidRDefault="00123C1B" w:rsidP="000A533D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  <w:b/>
              </w:rPr>
              <w:t>Język obcy nowożytny</w:t>
            </w:r>
            <w:r w:rsidRPr="004431D3">
              <w:rPr>
                <w:rFonts w:ascii="Corbel" w:hAnsi="Corbel"/>
              </w:rPr>
              <w:t xml:space="preserve"> </w:t>
            </w:r>
            <w:r w:rsidR="00CE6A91" w:rsidRPr="004431D3">
              <w:rPr>
                <w:rFonts w:ascii="Corbel" w:hAnsi="Corbel"/>
              </w:rPr>
              <w:t>–</w:t>
            </w:r>
            <w:r w:rsidRPr="004431D3">
              <w:rPr>
                <w:rFonts w:ascii="Corbel" w:hAnsi="Corbel"/>
              </w:rPr>
              <w:t xml:space="preserve"> na poziomie podstawowym lub rozszerzonym z części pisemnej egzaminu maturalnego</w:t>
            </w:r>
          </w:p>
        </w:tc>
        <w:tc>
          <w:tcPr>
            <w:tcW w:w="2306" w:type="dxa"/>
            <w:vMerge/>
          </w:tcPr>
          <w:p w14:paraId="2B0E86F4" w14:textId="77777777" w:rsidR="00123C1B" w:rsidRPr="004431D3" w:rsidRDefault="00123C1B" w:rsidP="000A533D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4ED14A25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00DABBE6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  <w:b/>
        </w:rPr>
      </w:pPr>
    </w:p>
    <w:p w14:paraId="2A63DF4D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  <w:b/>
        </w:rPr>
      </w:pPr>
    </w:p>
    <w:p w14:paraId="767F2E77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  <w:b/>
        </w:rPr>
      </w:pPr>
    </w:p>
    <w:p w14:paraId="431359A2" w14:textId="77777777" w:rsidR="00637159" w:rsidRDefault="00637159" w:rsidP="005B19E6">
      <w:pPr>
        <w:spacing w:after="0" w:line="240" w:lineRule="auto"/>
        <w:rPr>
          <w:rFonts w:ascii="Corbel" w:eastAsia="Calibri" w:hAnsi="Corbel"/>
          <w:b/>
        </w:rPr>
      </w:pPr>
    </w:p>
    <w:p w14:paraId="5B35484F" w14:textId="77777777" w:rsidR="00637159" w:rsidRDefault="00637159" w:rsidP="005B19E6">
      <w:pPr>
        <w:spacing w:after="0" w:line="240" w:lineRule="auto"/>
        <w:rPr>
          <w:rFonts w:ascii="Corbel" w:eastAsia="Calibri" w:hAnsi="Corbel"/>
          <w:b/>
        </w:rPr>
      </w:pPr>
    </w:p>
    <w:p w14:paraId="381CA7A1" w14:textId="29FFF3B6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Kierunek –</w:t>
      </w:r>
      <w:r w:rsidRPr="004431D3">
        <w:rPr>
          <w:rFonts w:ascii="Corbel" w:eastAsia="Calibri" w:hAnsi="Corbel"/>
        </w:rPr>
        <w:t xml:space="preserve"> Zdrowie publiczne</w:t>
      </w:r>
    </w:p>
    <w:p w14:paraId="3E57AF4B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 stopnia </w:t>
      </w:r>
    </w:p>
    <w:p w14:paraId="44ECA7FD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Forma –</w:t>
      </w:r>
      <w:r w:rsidRPr="004431D3">
        <w:rPr>
          <w:rFonts w:ascii="Corbel" w:eastAsia="Calibri" w:hAnsi="Corbel"/>
        </w:rPr>
        <w:t xml:space="preserve"> stacjonarne/niestacjonarne</w:t>
      </w:r>
    </w:p>
    <w:p w14:paraId="45F56349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71EEC135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0" w:type="auto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836"/>
        <w:gridCol w:w="8223"/>
        <w:gridCol w:w="2306"/>
      </w:tblGrid>
      <w:tr w:rsidR="005B19E6" w:rsidRPr="004431D3" w14:paraId="3BDD7CAF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6F76F85A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2227654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Przedmiot obowiązkowy</w:t>
            </w:r>
          </w:p>
          <w:p w14:paraId="3F224211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 xml:space="preserve">brany 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204D5FF1" w14:textId="54F2A6C8" w:rsidR="00E05970" w:rsidRPr="009E4D5F" w:rsidRDefault="00E05970" w:rsidP="00E05970">
            <w:pPr>
              <w:spacing w:after="0" w:line="240" w:lineRule="auto"/>
              <w:jc w:val="both"/>
              <w:rPr>
                <w:rFonts w:ascii="Corbel" w:eastAsia="Times New Roman" w:hAnsi="Corbel" w:cs="Arial"/>
                <w:lang w:eastAsia="pl-PL"/>
              </w:rPr>
            </w:pPr>
            <w:r w:rsidRPr="009E4D5F">
              <w:rPr>
                <w:rFonts w:ascii="Corbel" w:eastAsia="Calibri" w:hAnsi="Corbel"/>
                <w:b/>
              </w:rPr>
              <w:t>Jeden z przedmiotów do wyboru</w:t>
            </w:r>
            <w:r w:rsidRPr="009E4D5F">
              <w:rPr>
                <w:rFonts w:ascii="Corbel" w:hAnsi="Corbel"/>
                <w:b/>
                <w:iCs/>
              </w:rPr>
              <w:t>:</w:t>
            </w:r>
            <w:r w:rsidRPr="009E4D5F">
              <w:rPr>
                <w:rFonts w:ascii="Corbel" w:eastAsia="Times New Roman" w:hAnsi="Corbel" w:cs="Arial"/>
                <w:b/>
                <w:bCs/>
                <w:lang w:eastAsia="pl-PL"/>
              </w:rPr>
              <w:t xml:space="preserve"> biologia </w:t>
            </w:r>
            <w:r w:rsidRPr="009E4D5F">
              <w:rPr>
                <w:rFonts w:ascii="Corbel" w:eastAsia="Times New Roman" w:hAnsi="Corbel" w:cs="Arial"/>
                <w:bCs/>
                <w:lang w:eastAsia="pl-PL"/>
              </w:rPr>
              <w:t>lub</w:t>
            </w:r>
            <w:r w:rsidRPr="009E4D5F">
              <w:rPr>
                <w:rFonts w:ascii="Corbel" w:eastAsia="Times New Roman" w:hAnsi="Corbel" w:cs="Arial"/>
                <w:b/>
                <w:bCs/>
                <w:lang w:eastAsia="pl-PL"/>
              </w:rPr>
              <w:t xml:space="preserve"> matematyka</w:t>
            </w:r>
            <w:r w:rsidRPr="009E4D5F">
              <w:rPr>
                <w:rFonts w:ascii="Corbel" w:eastAsia="Times New Roman" w:hAnsi="Corbel" w:cs="Arial"/>
                <w:lang w:eastAsia="pl-PL"/>
              </w:rPr>
              <w:t xml:space="preserve"> – na poziomie podstawowym lub rozszerzonym z części pisemnej egzaminu maturalnego</w:t>
            </w:r>
          </w:p>
        </w:tc>
        <w:tc>
          <w:tcPr>
            <w:tcW w:w="2306" w:type="dxa"/>
            <w:vMerge w:val="restart"/>
            <w:vAlign w:val="center"/>
          </w:tcPr>
          <w:p w14:paraId="53666B41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  <w:sz w:val="18"/>
              </w:rPr>
            </w:pPr>
            <w:r w:rsidRPr="004431D3">
              <w:rPr>
                <w:rFonts w:ascii="Corbel" w:eastAsia="Calibri" w:hAnsi="Corbel"/>
                <w:b/>
                <w:sz w:val="18"/>
              </w:rPr>
              <w:t>Przelicznik*</w:t>
            </w:r>
          </w:p>
          <w:p w14:paraId="1B2D7A20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</w:p>
          <w:p w14:paraId="3AB2EB7A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podstawowy</w:t>
            </w:r>
          </w:p>
          <w:p w14:paraId="7D007697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1 pkt</w:t>
            </w:r>
          </w:p>
          <w:p w14:paraId="15D285CE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Poziom rozszerzony</w:t>
            </w:r>
          </w:p>
          <w:p w14:paraId="4863E88E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sz w:val="18"/>
              </w:rPr>
            </w:pPr>
            <w:r w:rsidRPr="004431D3">
              <w:rPr>
                <w:rFonts w:ascii="Corbel" w:eastAsia="Calibri" w:hAnsi="Corbel"/>
                <w:sz w:val="18"/>
              </w:rPr>
              <w:t>1% = 2 pkt</w:t>
            </w:r>
          </w:p>
        </w:tc>
      </w:tr>
      <w:tr w:rsidR="005B19E6" w:rsidRPr="004431D3" w14:paraId="1B90CB97" w14:textId="77777777" w:rsidTr="000E4B31">
        <w:tc>
          <w:tcPr>
            <w:tcW w:w="567" w:type="dxa"/>
            <w:shd w:val="clear" w:color="auto" w:fill="E5DFEC" w:themeFill="accent4" w:themeFillTint="33"/>
            <w:vAlign w:val="center"/>
          </w:tcPr>
          <w:p w14:paraId="3B050B09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2836" w:type="dxa"/>
            <w:shd w:val="clear" w:color="auto" w:fill="E5DFEC" w:themeFill="accent4" w:themeFillTint="33"/>
            <w:vAlign w:val="center"/>
          </w:tcPr>
          <w:p w14:paraId="4B851A5B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Przedmiot dodatkowy</w:t>
            </w:r>
          </w:p>
          <w:p w14:paraId="4C50F6D7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lastRenderedPageBreak/>
              <w:t>brany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8223" w:type="dxa"/>
          </w:tcPr>
          <w:p w14:paraId="591A7184" w14:textId="6D43135A" w:rsidR="00E05970" w:rsidRPr="009E4D5F" w:rsidRDefault="00E05970" w:rsidP="005B19E6">
            <w:pPr>
              <w:spacing w:after="0" w:line="240" w:lineRule="auto"/>
              <w:jc w:val="both"/>
              <w:rPr>
                <w:rFonts w:ascii="Corbel" w:eastAsia="Calibri" w:hAnsi="Corbel"/>
                <w:b/>
                <w:bCs/>
              </w:rPr>
            </w:pPr>
            <w:r w:rsidRPr="009E4D5F">
              <w:rPr>
                <w:rFonts w:ascii="Corbel" w:eastAsia="Calibri" w:hAnsi="Corbel"/>
                <w:b/>
              </w:rPr>
              <w:lastRenderedPageBreak/>
              <w:t>Jeden z przedmiotów do wyboru</w:t>
            </w:r>
            <w:r w:rsidRPr="009E4D5F">
              <w:rPr>
                <w:rFonts w:ascii="Corbel" w:hAnsi="Corbel"/>
                <w:b/>
                <w:iCs/>
              </w:rPr>
              <w:t xml:space="preserve">: </w:t>
            </w:r>
            <w:r w:rsidRPr="009E4D5F">
              <w:rPr>
                <w:rFonts w:ascii="Corbel" w:eastAsia="Calibri" w:hAnsi="Corbel"/>
                <w:b/>
              </w:rPr>
              <w:t xml:space="preserve">chemia </w:t>
            </w:r>
            <w:r w:rsidRPr="009E4D5F">
              <w:rPr>
                <w:rFonts w:ascii="Corbel" w:eastAsia="Calibri" w:hAnsi="Corbel"/>
              </w:rPr>
              <w:t>lub</w:t>
            </w:r>
            <w:r w:rsidRPr="009E4D5F">
              <w:rPr>
                <w:rFonts w:ascii="Corbel" w:eastAsia="Calibri" w:hAnsi="Corbel"/>
                <w:b/>
              </w:rPr>
              <w:t xml:space="preserve"> fizyka/ fizyka z astronomią </w:t>
            </w:r>
            <w:r w:rsidRPr="009E4D5F">
              <w:rPr>
                <w:rFonts w:ascii="Corbel" w:eastAsia="Calibri" w:hAnsi="Corbel"/>
              </w:rPr>
              <w:t>lub</w:t>
            </w:r>
            <w:r w:rsidRPr="009E4D5F">
              <w:rPr>
                <w:rFonts w:ascii="Corbel" w:eastAsia="Calibri" w:hAnsi="Corbel"/>
                <w:b/>
              </w:rPr>
              <w:t xml:space="preserve"> matematyka</w:t>
            </w:r>
            <w:r w:rsidRPr="009E4D5F">
              <w:rPr>
                <w:rFonts w:ascii="Corbel" w:eastAsia="Calibri" w:hAnsi="Corbel"/>
                <w:bCs/>
              </w:rPr>
              <w:t xml:space="preserve"> – na poziomie podstawowym lub rozszerzonym z części pisemnej egzaminu </w:t>
            </w:r>
            <w:r w:rsidRPr="009E4D5F">
              <w:rPr>
                <w:rFonts w:ascii="Corbel" w:eastAsia="Calibri" w:hAnsi="Corbel"/>
                <w:bCs/>
              </w:rPr>
              <w:lastRenderedPageBreak/>
              <w:t xml:space="preserve">maturalnego – </w:t>
            </w:r>
            <w:r w:rsidRPr="009E4D5F">
              <w:rPr>
                <w:rFonts w:ascii="Corbel" w:eastAsia="Calibri" w:hAnsi="Corbel"/>
                <w:b/>
                <w:bCs/>
              </w:rPr>
              <w:t>przy czym matematyka może być brana pod uwagę jako przedmiot dodatkowy tylko w przypadku kiedy biologia jest przedmiotem obowiązkowym</w:t>
            </w:r>
          </w:p>
        </w:tc>
        <w:tc>
          <w:tcPr>
            <w:tcW w:w="2306" w:type="dxa"/>
            <w:vMerge/>
          </w:tcPr>
          <w:p w14:paraId="6681C5DE" w14:textId="77777777" w:rsidR="005B19E6" w:rsidRPr="004431D3" w:rsidRDefault="005B19E6" w:rsidP="000E4B31">
            <w:pPr>
              <w:spacing w:after="0" w:line="240" w:lineRule="auto"/>
              <w:rPr>
                <w:rFonts w:ascii="Corbel" w:eastAsia="Calibri" w:hAnsi="Corbel"/>
              </w:rPr>
            </w:pPr>
          </w:p>
        </w:tc>
      </w:tr>
    </w:tbl>
    <w:p w14:paraId="7A6F53B1" w14:textId="77777777" w:rsidR="005B19E6" w:rsidRPr="004431D3" w:rsidRDefault="005B19E6" w:rsidP="005B19E6">
      <w:pPr>
        <w:spacing w:after="0" w:line="240" w:lineRule="auto"/>
        <w:jc w:val="both"/>
        <w:rPr>
          <w:rFonts w:ascii="Corbel" w:eastAsia="Calibri" w:hAnsi="Corbel"/>
          <w:sz w:val="18"/>
        </w:rPr>
      </w:pPr>
      <w:r w:rsidRPr="004431D3">
        <w:rPr>
          <w:rFonts w:ascii="Corbel" w:eastAsia="Calibri" w:hAnsi="Corbel"/>
          <w:sz w:val="18"/>
        </w:rPr>
        <w:lastRenderedPageBreak/>
        <w:t xml:space="preserve">* </w:t>
      </w:r>
      <w:r w:rsidRPr="004431D3">
        <w:rPr>
          <w:rFonts w:ascii="Corbel" w:eastAsia="Calibri" w:hAnsi="Corbel" w:cs="Times New Roman"/>
          <w:bCs/>
          <w:sz w:val="18"/>
        </w:rPr>
        <w:t>Przelicznik dla każdego przedmiotu liczony jest osobno</w:t>
      </w:r>
    </w:p>
    <w:p w14:paraId="1BEAA21E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  <w:b/>
        </w:rPr>
      </w:pPr>
    </w:p>
    <w:p w14:paraId="11DAB73A" w14:textId="77777777" w:rsidR="00637159" w:rsidRDefault="00637159" w:rsidP="005B19E6">
      <w:pPr>
        <w:spacing w:after="0" w:line="240" w:lineRule="auto"/>
        <w:rPr>
          <w:rFonts w:ascii="Corbel" w:eastAsia="Calibri" w:hAnsi="Corbel"/>
          <w:b/>
        </w:rPr>
      </w:pPr>
    </w:p>
    <w:p w14:paraId="18A58EBC" w14:textId="11EF44DA" w:rsidR="00637159" w:rsidRDefault="00637159" w:rsidP="005B19E6">
      <w:pPr>
        <w:spacing w:after="0" w:line="240" w:lineRule="auto"/>
        <w:rPr>
          <w:rFonts w:ascii="Corbel" w:eastAsia="Calibri" w:hAnsi="Corbel"/>
          <w:b/>
        </w:rPr>
      </w:pPr>
    </w:p>
    <w:p w14:paraId="6FC83415" w14:textId="77777777" w:rsidR="00637159" w:rsidRDefault="00637159" w:rsidP="005B19E6">
      <w:pPr>
        <w:spacing w:after="0" w:line="240" w:lineRule="auto"/>
        <w:rPr>
          <w:rFonts w:ascii="Corbel" w:eastAsia="Calibri" w:hAnsi="Corbel"/>
          <w:b/>
        </w:rPr>
      </w:pPr>
    </w:p>
    <w:p w14:paraId="135A1345" w14:textId="40DCC040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 xml:space="preserve">Kierunek – </w:t>
      </w:r>
      <w:r w:rsidRPr="004431D3">
        <w:rPr>
          <w:rFonts w:ascii="Corbel" w:eastAsia="Calibri" w:hAnsi="Corbel"/>
        </w:rPr>
        <w:t>Zdrowie publiczne</w:t>
      </w:r>
    </w:p>
    <w:p w14:paraId="01A204A7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Poziom –</w:t>
      </w:r>
      <w:r w:rsidRPr="004431D3">
        <w:rPr>
          <w:rFonts w:ascii="Corbel" w:eastAsia="Calibri" w:hAnsi="Corbel"/>
        </w:rPr>
        <w:t xml:space="preserve"> II stopnia</w:t>
      </w:r>
    </w:p>
    <w:p w14:paraId="3F993231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  <w:b/>
        </w:rPr>
      </w:pPr>
      <w:r w:rsidRPr="004431D3">
        <w:rPr>
          <w:rFonts w:ascii="Corbel" w:eastAsia="Calibri" w:hAnsi="Corbel"/>
          <w:b/>
        </w:rPr>
        <w:t>Forma</w:t>
      </w:r>
      <w:r w:rsidRPr="004431D3">
        <w:rPr>
          <w:rFonts w:ascii="Corbel" w:eastAsia="Calibri" w:hAnsi="Corbel"/>
        </w:rPr>
        <w:t xml:space="preserve"> </w:t>
      </w:r>
      <w:r w:rsidRPr="004431D3">
        <w:rPr>
          <w:rFonts w:ascii="Corbel" w:eastAsia="Calibri" w:hAnsi="Corbel"/>
          <w:b/>
        </w:rPr>
        <w:t>–</w:t>
      </w:r>
      <w:r w:rsidRPr="004431D3">
        <w:rPr>
          <w:rFonts w:ascii="Corbel" w:eastAsia="Calibri" w:hAnsi="Corbel"/>
        </w:rPr>
        <w:t xml:space="preserve"> stacjonarne/niestacjonarne</w:t>
      </w:r>
    </w:p>
    <w:p w14:paraId="73274C21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  <w:r w:rsidRPr="004431D3">
        <w:rPr>
          <w:rFonts w:ascii="Corbel" w:eastAsia="Calibri" w:hAnsi="Corbel"/>
          <w:b/>
        </w:rPr>
        <w:t>Profil kształcenia –</w:t>
      </w:r>
      <w:r w:rsidRPr="004431D3">
        <w:rPr>
          <w:rFonts w:ascii="Corbel" w:eastAsia="Calibri" w:hAnsi="Corbel"/>
        </w:rPr>
        <w:t xml:space="preserve"> praktyczny</w:t>
      </w:r>
    </w:p>
    <w:p w14:paraId="45A07A7C" w14:textId="77777777" w:rsidR="005B19E6" w:rsidRPr="004431D3" w:rsidRDefault="005B19E6" w:rsidP="005B19E6">
      <w:pPr>
        <w:spacing w:after="0" w:line="240" w:lineRule="auto"/>
        <w:rPr>
          <w:rFonts w:ascii="Corbel" w:eastAsia="Calibri" w:hAnsi="Corbel"/>
        </w:rPr>
      </w:pPr>
    </w:p>
    <w:tbl>
      <w:tblPr>
        <w:tblStyle w:val="Tabela-Siatka"/>
        <w:tblW w:w="5002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8"/>
        <w:gridCol w:w="2836"/>
        <w:gridCol w:w="10594"/>
      </w:tblGrid>
      <w:tr w:rsidR="005B19E6" w:rsidRPr="004431D3" w14:paraId="70AAD7F9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3887C17C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1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4B16951A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Wymagania wstępne / kompetencje oczekiwane</w:t>
            </w:r>
          </w:p>
          <w:p w14:paraId="3C62E53B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 xml:space="preserve"> od kandydata</w:t>
            </w:r>
            <w:r w:rsidRPr="004431D3">
              <w:rPr>
                <w:rFonts w:ascii="Corbel" w:eastAsia="Calibri" w:hAnsi="Corbel"/>
                <w:sz w:val="18"/>
              </w:rPr>
              <w:t xml:space="preserve"> </w:t>
            </w:r>
          </w:p>
        </w:tc>
        <w:tc>
          <w:tcPr>
            <w:tcW w:w="3784" w:type="pct"/>
          </w:tcPr>
          <w:p w14:paraId="3900D9A8" w14:textId="572B09F8" w:rsidR="005B19E6" w:rsidRPr="004431D3" w:rsidRDefault="005B19E6" w:rsidP="005B19E6">
            <w:pPr>
              <w:spacing w:after="0" w:line="240" w:lineRule="auto"/>
              <w:jc w:val="both"/>
              <w:rPr>
                <w:rFonts w:ascii="Corbel" w:eastAsia="Calibri" w:hAnsi="Corbel"/>
                <w:strike/>
              </w:rPr>
            </w:pPr>
            <w:r w:rsidRPr="004431D3">
              <w:rPr>
                <w:rFonts w:ascii="Corbel" w:eastAsia="Times New Roman" w:hAnsi="Corbel" w:cs="Arial"/>
                <w:lang w:eastAsia="pl-PL"/>
              </w:rPr>
              <w:t xml:space="preserve">Dyplom ukończenia studiów I stopnia, jednolitych studiów magisterskich lub równorzędnych np. </w:t>
            </w:r>
            <w:r w:rsidRPr="004431D3">
              <w:rPr>
                <w:rFonts w:ascii="Corbel" w:hAnsi="Corbel" w:cs="Arial"/>
                <w:shd w:val="clear" w:color="auto" w:fill="FEFEFE"/>
              </w:rPr>
              <w:t>np. Bachelor’s degree</w:t>
            </w:r>
            <w:r w:rsidR="00B23F16" w:rsidRPr="004431D3">
              <w:rPr>
                <w:rFonts w:ascii="Corbel" w:hAnsi="Corbel" w:cs="Arial"/>
                <w:shd w:val="clear" w:color="auto" w:fill="FEFEFE"/>
              </w:rPr>
              <w:t xml:space="preserve"> </w:t>
            </w:r>
            <w:r w:rsidRPr="004431D3">
              <w:rPr>
                <w:rFonts w:ascii="Corbel" w:eastAsia="Times New Roman" w:hAnsi="Corbel" w:cs="Arial"/>
                <w:lang w:eastAsia="pl-PL"/>
              </w:rPr>
              <w:t>z kierunków wchodzących w obszar nauk medycznych, nauk o zdrowiu, nauk humanistycznych</w:t>
            </w:r>
            <w:r w:rsidR="00404676">
              <w:rPr>
                <w:rFonts w:ascii="Corbel" w:eastAsia="Times New Roman" w:hAnsi="Corbel" w:cs="Arial"/>
                <w:lang w:eastAsia="pl-PL"/>
              </w:rPr>
              <w:t xml:space="preserve">, </w:t>
            </w:r>
            <w:r w:rsidRPr="004431D3">
              <w:rPr>
                <w:rFonts w:ascii="Corbel" w:eastAsia="Times New Roman" w:hAnsi="Corbel" w:cs="Arial"/>
                <w:lang w:eastAsia="pl-PL"/>
              </w:rPr>
              <w:t>nauk społecznych</w:t>
            </w:r>
            <w:r w:rsidR="00404676">
              <w:rPr>
                <w:rFonts w:ascii="Corbel" w:eastAsia="Times New Roman" w:hAnsi="Corbel" w:cs="Arial"/>
                <w:lang w:eastAsia="pl-PL"/>
              </w:rPr>
              <w:t xml:space="preserve"> lub nauk przyrodniczych.</w:t>
            </w:r>
          </w:p>
        </w:tc>
      </w:tr>
      <w:tr w:rsidR="005B19E6" w:rsidRPr="004431D3" w14:paraId="076C0F78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652C5268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2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70624FCC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kwalifikacyjne</w:t>
            </w:r>
          </w:p>
          <w:p w14:paraId="069C3428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brane</w:t>
            </w:r>
            <w:r w:rsidRPr="004431D3">
              <w:rPr>
                <w:rFonts w:ascii="Corbel" w:eastAsia="Calibri" w:hAnsi="Corbel"/>
                <w:b/>
                <w:sz w:val="18"/>
              </w:rPr>
              <w:t xml:space="preserve"> </w:t>
            </w:r>
            <w:r w:rsidRPr="004431D3">
              <w:rPr>
                <w:rFonts w:ascii="Corbel" w:eastAsia="Calibri" w:hAnsi="Corbel"/>
                <w:sz w:val="18"/>
              </w:rPr>
              <w:t xml:space="preserve">pod uwagę </w:t>
            </w:r>
            <w:r w:rsidRPr="004431D3">
              <w:rPr>
                <w:rFonts w:ascii="Corbel" w:eastAsia="Calibri" w:hAnsi="Corbel"/>
                <w:sz w:val="18"/>
              </w:rPr>
              <w:br/>
              <w:t>w postępowaniu rekrutacyjnym</w:t>
            </w:r>
          </w:p>
        </w:tc>
        <w:tc>
          <w:tcPr>
            <w:tcW w:w="3784" w:type="pct"/>
          </w:tcPr>
          <w:p w14:paraId="564388CB" w14:textId="2728C45C" w:rsidR="00404676" w:rsidRDefault="00404676" w:rsidP="005B19E6">
            <w:pPr>
              <w:spacing w:after="0" w:line="240" w:lineRule="auto"/>
              <w:jc w:val="both"/>
              <w:rPr>
                <w:rFonts w:ascii="Corbel" w:hAnsi="Corbel"/>
              </w:rPr>
            </w:pPr>
            <w:r w:rsidRPr="004431D3">
              <w:rPr>
                <w:rFonts w:ascii="Corbel" w:eastAsia="Times New Roman" w:hAnsi="Corbel" w:cs="Arial"/>
                <w:lang w:eastAsia="pl-PL"/>
              </w:rPr>
              <w:t>Ocena na dyplomie ukończenia studiów I stopnia.</w:t>
            </w:r>
          </w:p>
          <w:p w14:paraId="73DAACEC" w14:textId="77777777" w:rsidR="00404676" w:rsidRDefault="00404676" w:rsidP="005B19E6">
            <w:pPr>
              <w:spacing w:after="0" w:line="240" w:lineRule="auto"/>
              <w:jc w:val="both"/>
              <w:rPr>
                <w:rFonts w:ascii="Corbel" w:hAnsi="Corbel"/>
              </w:rPr>
            </w:pPr>
          </w:p>
          <w:p w14:paraId="31899D80" w14:textId="1D792CC9" w:rsidR="005B19E6" w:rsidRPr="004431D3" w:rsidRDefault="005B19E6" w:rsidP="005B19E6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</w:p>
        </w:tc>
      </w:tr>
      <w:tr w:rsidR="005B19E6" w:rsidRPr="004431D3" w14:paraId="67495E09" w14:textId="77777777" w:rsidTr="000E4B31">
        <w:tc>
          <w:tcPr>
            <w:tcW w:w="203" w:type="pct"/>
            <w:shd w:val="clear" w:color="auto" w:fill="E5DFEC" w:themeFill="accent4" w:themeFillTint="33"/>
            <w:vAlign w:val="center"/>
          </w:tcPr>
          <w:p w14:paraId="579A2B82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  <w:b/>
              </w:rPr>
            </w:pPr>
            <w:r w:rsidRPr="004431D3">
              <w:rPr>
                <w:rFonts w:ascii="Corbel" w:eastAsia="Calibri" w:hAnsi="Corbel"/>
                <w:b/>
              </w:rPr>
              <w:t>3</w:t>
            </w:r>
          </w:p>
        </w:tc>
        <w:tc>
          <w:tcPr>
            <w:tcW w:w="1013" w:type="pct"/>
            <w:shd w:val="clear" w:color="auto" w:fill="E5DFEC" w:themeFill="accent4" w:themeFillTint="33"/>
            <w:vAlign w:val="center"/>
          </w:tcPr>
          <w:p w14:paraId="50840DEA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b/>
              </w:rPr>
              <w:t>Kryterium dodatkowe,</w:t>
            </w:r>
          </w:p>
          <w:p w14:paraId="7516B53A" w14:textId="77777777" w:rsidR="005B19E6" w:rsidRPr="004431D3" w:rsidRDefault="005B19E6" w:rsidP="000E4B31">
            <w:pPr>
              <w:spacing w:after="0" w:line="240" w:lineRule="auto"/>
              <w:jc w:val="center"/>
              <w:rPr>
                <w:rFonts w:ascii="Corbel" w:eastAsia="Calibri" w:hAnsi="Corbel"/>
              </w:rPr>
            </w:pPr>
            <w:r w:rsidRPr="004431D3">
              <w:rPr>
                <w:rFonts w:ascii="Corbel" w:eastAsia="Calibri" w:hAnsi="Corbel"/>
                <w:sz w:val="18"/>
              </w:rPr>
              <w:t>gdy liczba kandydatów z tą samą liczbą punktów przewyższa limit wolnych miejsc na kierunek</w:t>
            </w:r>
          </w:p>
        </w:tc>
        <w:tc>
          <w:tcPr>
            <w:tcW w:w="3784" w:type="pct"/>
          </w:tcPr>
          <w:p w14:paraId="03336F81" w14:textId="4CB7D1A4" w:rsidR="005B19E6" w:rsidRPr="004431D3" w:rsidRDefault="00404676" w:rsidP="005B19E6">
            <w:pPr>
              <w:spacing w:after="0" w:line="240" w:lineRule="auto"/>
              <w:jc w:val="both"/>
              <w:rPr>
                <w:rFonts w:ascii="Corbel" w:eastAsia="Calibri" w:hAnsi="Corbel"/>
              </w:rPr>
            </w:pPr>
            <w:r w:rsidRPr="004431D3">
              <w:rPr>
                <w:rFonts w:ascii="Corbel" w:hAnsi="Corbel"/>
              </w:rPr>
              <w:t xml:space="preserve">Średnia arytmetyczna ocen z toku studiów </w:t>
            </w:r>
            <w:r w:rsidRPr="004431D3">
              <w:rPr>
                <w:rFonts w:ascii="Corbel" w:eastAsia="Times New Roman" w:hAnsi="Corbel" w:cs="Arial"/>
                <w:lang w:eastAsia="pl-PL"/>
              </w:rPr>
              <w:t>I stopnia.</w:t>
            </w:r>
          </w:p>
        </w:tc>
      </w:tr>
    </w:tbl>
    <w:p w14:paraId="04A965A1" w14:textId="77777777" w:rsidR="005B19E6" w:rsidRPr="004431D3" w:rsidRDefault="005B19E6" w:rsidP="005B19E6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E463ADC" w14:textId="77777777" w:rsidR="00637159" w:rsidRDefault="00637159" w:rsidP="00637159">
      <w:pPr>
        <w:tabs>
          <w:tab w:val="left" w:pos="709"/>
        </w:tabs>
        <w:spacing w:after="0" w:line="240" w:lineRule="auto"/>
        <w:ind w:left="5387"/>
        <w:jc w:val="center"/>
        <w:rPr>
          <w:rFonts w:ascii="Corbel" w:hAnsi="Corbel"/>
          <w:sz w:val="24"/>
          <w:lang w:bidi="en-US"/>
        </w:rPr>
      </w:pPr>
    </w:p>
    <w:p w14:paraId="2C2B99AC" w14:textId="77777777" w:rsidR="00637159" w:rsidRDefault="00637159" w:rsidP="00637159">
      <w:pPr>
        <w:tabs>
          <w:tab w:val="left" w:pos="709"/>
        </w:tabs>
        <w:spacing w:after="0" w:line="240" w:lineRule="auto"/>
        <w:ind w:left="5387"/>
        <w:jc w:val="center"/>
        <w:rPr>
          <w:rFonts w:ascii="Corbel" w:hAnsi="Corbel"/>
          <w:sz w:val="24"/>
          <w:lang w:bidi="en-US"/>
        </w:rPr>
      </w:pPr>
    </w:p>
    <w:p w14:paraId="2A1786FF" w14:textId="054110BB" w:rsidR="00637159" w:rsidRPr="002D789E" w:rsidRDefault="00637159" w:rsidP="00637159">
      <w:pPr>
        <w:tabs>
          <w:tab w:val="left" w:pos="709"/>
        </w:tabs>
        <w:spacing w:after="0" w:line="240" w:lineRule="auto"/>
        <w:ind w:left="8496"/>
        <w:jc w:val="center"/>
        <w:rPr>
          <w:rFonts w:ascii="Corbel" w:hAnsi="Corbel"/>
          <w:sz w:val="24"/>
          <w:lang w:bidi="en-US"/>
        </w:rPr>
      </w:pPr>
      <w:r w:rsidRPr="002D789E">
        <w:rPr>
          <w:rFonts w:ascii="Corbel" w:hAnsi="Corbel"/>
          <w:sz w:val="24"/>
          <w:lang w:bidi="en-US"/>
        </w:rPr>
        <w:t>Przewodniczący Senatu</w:t>
      </w:r>
    </w:p>
    <w:p w14:paraId="63A2ADD7" w14:textId="77777777" w:rsidR="00637159" w:rsidRPr="002D789E" w:rsidRDefault="00637159" w:rsidP="00637159">
      <w:pPr>
        <w:spacing w:after="0" w:line="240" w:lineRule="auto"/>
        <w:ind w:left="8496"/>
        <w:jc w:val="center"/>
        <w:rPr>
          <w:rFonts w:ascii="Corbel" w:hAnsi="Corbel"/>
          <w:sz w:val="24"/>
          <w:szCs w:val="24"/>
          <w:lang w:bidi="en-US"/>
        </w:rPr>
      </w:pPr>
      <w:r w:rsidRPr="002D789E">
        <w:rPr>
          <w:rFonts w:ascii="Corbel" w:hAnsi="Corbel"/>
          <w:sz w:val="24"/>
          <w:szCs w:val="24"/>
          <w:lang w:bidi="en-US"/>
        </w:rPr>
        <w:t>Uniwersytetu Rzeszowskiego</w:t>
      </w:r>
    </w:p>
    <w:p w14:paraId="72F3FCB3" w14:textId="77777777" w:rsidR="00637159" w:rsidRPr="002D789E" w:rsidRDefault="00637159" w:rsidP="00637159">
      <w:pPr>
        <w:spacing w:after="0" w:line="240" w:lineRule="auto"/>
        <w:ind w:left="8496"/>
        <w:jc w:val="center"/>
        <w:rPr>
          <w:rFonts w:ascii="Corbel" w:hAnsi="Corbel"/>
          <w:sz w:val="24"/>
          <w:szCs w:val="24"/>
          <w:lang w:bidi="en-US"/>
        </w:rPr>
      </w:pPr>
    </w:p>
    <w:p w14:paraId="153258F0" w14:textId="77777777" w:rsidR="00637159" w:rsidRPr="002D789E" w:rsidRDefault="00637159" w:rsidP="00637159">
      <w:pPr>
        <w:spacing w:after="0" w:line="240" w:lineRule="auto"/>
        <w:ind w:left="8496"/>
        <w:jc w:val="center"/>
        <w:rPr>
          <w:rFonts w:ascii="Corbel" w:hAnsi="Corbel"/>
          <w:lang w:bidi="en-US"/>
        </w:rPr>
      </w:pPr>
    </w:p>
    <w:p w14:paraId="478AB70B" w14:textId="77777777" w:rsidR="00637159" w:rsidRPr="002D789E" w:rsidRDefault="00637159" w:rsidP="00637159">
      <w:pPr>
        <w:spacing w:after="0" w:line="240" w:lineRule="auto"/>
        <w:ind w:left="8496"/>
        <w:jc w:val="center"/>
        <w:rPr>
          <w:rFonts w:ascii="Corbel" w:hAnsi="Corbel"/>
          <w:sz w:val="24"/>
          <w:szCs w:val="24"/>
          <w:lang w:bidi="en-US"/>
        </w:rPr>
      </w:pPr>
      <w:r w:rsidRPr="002D789E">
        <w:rPr>
          <w:rFonts w:ascii="Corbel" w:hAnsi="Corbel"/>
          <w:sz w:val="24"/>
          <w:szCs w:val="24"/>
          <w:lang w:bidi="en-US"/>
        </w:rPr>
        <w:t>prof. dr hab. Sylwester Czopek</w:t>
      </w:r>
    </w:p>
    <w:p w14:paraId="2F9D0241" w14:textId="77777777" w:rsidR="00637159" w:rsidRDefault="00637159" w:rsidP="00637159">
      <w:pPr>
        <w:spacing w:after="0" w:line="240" w:lineRule="auto"/>
        <w:ind w:left="8496"/>
        <w:jc w:val="center"/>
        <w:rPr>
          <w:rFonts w:ascii="Corbel" w:hAnsi="Corbel"/>
          <w:sz w:val="24"/>
          <w:szCs w:val="24"/>
          <w:lang w:bidi="en-US"/>
        </w:rPr>
      </w:pPr>
      <w:r>
        <w:rPr>
          <w:rFonts w:ascii="Corbel" w:hAnsi="Corbel"/>
          <w:sz w:val="24"/>
          <w:szCs w:val="24"/>
          <w:lang w:bidi="en-US"/>
        </w:rPr>
        <w:t xml:space="preserve"> </w:t>
      </w:r>
      <w:r w:rsidRPr="002D789E">
        <w:rPr>
          <w:rFonts w:ascii="Corbel" w:hAnsi="Corbel"/>
          <w:sz w:val="24"/>
          <w:szCs w:val="24"/>
          <w:lang w:bidi="en-US"/>
        </w:rPr>
        <w:t>Rektor</w:t>
      </w:r>
    </w:p>
    <w:p w14:paraId="4E16548B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9B62FF0" w14:textId="77777777" w:rsidR="00123C1B" w:rsidRPr="004431D3" w:rsidRDefault="00123C1B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p w14:paraId="4ACF17EA" w14:textId="0E12C4CB" w:rsidR="008D1528" w:rsidRPr="004431D3" w:rsidRDefault="008D1528" w:rsidP="000A533D">
      <w:pPr>
        <w:spacing w:after="0" w:line="240" w:lineRule="auto"/>
        <w:jc w:val="both"/>
        <w:rPr>
          <w:rFonts w:ascii="Corbel" w:eastAsia="Times New Roman" w:hAnsi="Corbel" w:cs="Times New Roman"/>
          <w:lang w:eastAsia="pl-PL"/>
        </w:rPr>
      </w:pPr>
    </w:p>
    <w:sectPr w:rsidR="008D1528" w:rsidRPr="004431D3" w:rsidSect="00637159">
      <w:footerReference w:type="default" r:id="rId10"/>
      <w:headerReference w:type="first" r:id="rId11"/>
      <w:footerReference w:type="first" r:id="rId12"/>
      <w:pgSz w:w="16838" w:h="11906" w:orient="landscape"/>
      <w:pgMar w:top="851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0B25CB" w14:textId="77777777" w:rsidR="00315AA6" w:rsidRDefault="00315AA6" w:rsidP="00C6286D">
      <w:pPr>
        <w:spacing w:after="0" w:line="240" w:lineRule="auto"/>
      </w:pPr>
      <w:r>
        <w:separator/>
      </w:r>
    </w:p>
  </w:endnote>
  <w:endnote w:type="continuationSeparator" w:id="0">
    <w:p w14:paraId="7EDC4B32" w14:textId="77777777" w:rsidR="00315AA6" w:rsidRDefault="00315AA6" w:rsidP="00C6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Segoe U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0248952"/>
      <w:docPartObj>
        <w:docPartGallery w:val="Page Numbers (Bottom of Page)"/>
        <w:docPartUnique/>
      </w:docPartObj>
    </w:sdtPr>
    <w:sdtEndPr/>
    <w:sdtContent>
      <w:p w14:paraId="3373932C" w14:textId="7E76DCB5" w:rsidR="000E4B31" w:rsidRDefault="000E4B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4FE9">
          <w:rPr>
            <w:noProof/>
          </w:rPr>
          <w:t>2</w:t>
        </w:r>
        <w:r>
          <w:fldChar w:fldCharType="end"/>
        </w:r>
      </w:p>
    </w:sdtContent>
  </w:sdt>
  <w:p w14:paraId="5355EF27" w14:textId="77777777" w:rsidR="000E4B31" w:rsidRDefault="000E4B3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07994F" w14:textId="58A270C7" w:rsidR="000E4B31" w:rsidRPr="00637159" w:rsidRDefault="000E4B31" w:rsidP="00637159">
    <w:pPr>
      <w:pStyle w:val="Stopka"/>
      <w:jc w:val="right"/>
      <w:rPr>
        <w:rFonts w:ascii="Corbel" w:hAnsi="Corbel"/>
      </w:rPr>
    </w:pPr>
    <w:r w:rsidRPr="00637159">
      <w:rPr>
        <w:rFonts w:ascii="Corbel" w:hAnsi="Corbe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97707" w14:textId="77777777" w:rsidR="00315AA6" w:rsidRDefault="00315AA6" w:rsidP="00C6286D">
      <w:pPr>
        <w:spacing w:after="0" w:line="240" w:lineRule="auto"/>
      </w:pPr>
      <w:r>
        <w:separator/>
      </w:r>
    </w:p>
  </w:footnote>
  <w:footnote w:type="continuationSeparator" w:id="0">
    <w:p w14:paraId="57403082" w14:textId="77777777" w:rsidR="00315AA6" w:rsidRDefault="00315AA6" w:rsidP="00C62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42607" w14:textId="3B6FDD82" w:rsidR="000E4B31" w:rsidRPr="00637159" w:rsidRDefault="000E4B31" w:rsidP="00637159">
    <w:pPr>
      <w:pStyle w:val="Nagwek"/>
      <w:jc w:val="right"/>
      <w:rPr>
        <w:rFonts w:ascii="Corbel" w:hAnsi="Corbel"/>
        <w:i/>
      </w:rPr>
    </w:pPr>
    <w:r w:rsidRPr="00637159">
      <w:rPr>
        <w:rFonts w:ascii="Corbel" w:hAnsi="Corbel"/>
        <w:i/>
      </w:rPr>
      <w:t>Załącznik</w:t>
    </w:r>
    <w:r w:rsidR="00651396">
      <w:rPr>
        <w:rFonts w:ascii="Corbel" w:hAnsi="Corbel"/>
        <w:i/>
      </w:rPr>
      <w:t xml:space="preserve"> 1</w:t>
    </w:r>
    <w:r w:rsidRPr="00637159">
      <w:rPr>
        <w:rFonts w:ascii="Corbel" w:hAnsi="Corbel"/>
        <w:i/>
      </w:rPr>
      <w:t xml:space="preserve"> do Uchwały nr </w:t>
    </w:r>
    <w:r>
      <w:rPr>
        <w:rFonts w:ascii="Corbel" w:hAnsi="Corbel"/>
        <w:i/>
      </w:rPr>
      <w:t>269</w:t>
    </w:r>
    <w:r w:rsidRPr="00637159">
      <w:rPr>
        <w:rFonts w:ascii="Corbel" w:hAnsi="Corbel"/>
        <w:i/>
      </w:rPr>
      <w:t>/06/2023 Senatu UR</w:t>
    </w:r>
    <w:r w:rsidRPr="00637159">
      <w:rPr>
        <w:rFonts w:ascii="Corbel" w:hAnsi="Corbel"/>
        <w:i/>
      </w:rPr>
      <w:br/>
      <w:t>z dnia 29 czerwca 2023 r.</w:t>
    </w:r>
    <w:r>
      <w:rPr>
        <w:rFonts w:ascii="Corbel" w:hAnsi="Corbel"/>
        <w:i/>
      </w:rPr>
      <w:t xml:space="preserve"> </w:t>
    </w:r>
    <w:r w:rsidR="00900A44">
      <w:rPr>
        <w:rFonts w:ascii="Corbel" w:hAnsi="Corbel"/>
        <w:i/>
      </w:rPr>
      <w:t xml:space="preserve">z późn. zm. </w:t>
    </w:r>
    <w:r>
      <w:rPr>
        <w:rFonts w:ascii="Corbel" w:hAnsi="Corbel"/>
        <w:i/>
      </w:rPr>
      <w:t>(tekst jednolity)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288"/>
    <w:multiLevelType w:val="hybridMultilevel"/>
    <w:tmpl w:val="403CBF3C"/>
    <w:lvl w:ilvl="0" w:tplc="DBEC80CA">
      <w:numFmt w:val="bullet"/>
      <w:lvlText w:val="*"/>
      <w:lvlJc w:val="left"/>
      <w:pPr>
        <w:ind w:left="402" w:hanging="118"/>
      </w:pPr>
      <w:rPr>
        <w:rFonts w:ascii="Corbel" w:eastAsia="Corbel" w:hAnsi="Corbel" w:cs="Corbel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5332FD72">
      <w:numFmt w:val="bullet"/>
      <w:lvlText w:val=""/>
      <w:lvlJc w:val="left"/>
      <w:pPr>
        <w:ind w:left="85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2" w:tplc="AED6B7E2">
      <w:numFmt w:val="bullet"/>
      <w:lvlText w:val="•"/>
      <w:lvlJc w:val="left"/>
      <w:pPr>
        <w:ind w:left="2444" w:hanging="361"/>
      </w:pPr>
      <w:rPr>
        <w:rFonts w:hint="default"/>
        <w:lang w:val="pl-PL" w:eastAsia="en-US" w:bidi="ar-SA"/>
      </w:rPr>
    </w:lvl>
    <w:lvl w:ilvl="3" w:tplc="0DB2A34A">
      <w:numFmt w:val="bullet"/>
      <w:lvlText w:val="•"/>
      <w:lvlJc w:val="left"/>
      <w:pPr>
        <w:ind w:left="4028" w:hanging="361"/>
      </w:pPr>
      <w:rPr>
        <w:rFonts w:hint="default"/>
        <w:lang w:val="pl-PL" w:eastAsia="en-US" w:bidi="ar-SA"/>
      </w:rPr>
    </w:lvl>
    <w:lvl w:ilvl="4" w:tplc="E236F660">
      <w:numFmt w:val="bullet"/>
      <w:lvlText w:val="•"/>
      <w:lvlJc w:val="left"/>
      <w:pPr>
        <w:ind w:left="5612" w:hanging="361"/>
      </w:pPr>
      <w:rPr>
        <w:rFonts w:hint="default"/>
        <w:lang w:val="pl-PL" w:eastAsia="en-US" w:bidi="ar-SA"/>
      </w:rPr>
    </w:lvl>
    <w:lvl w:ilvl="5" w:tplc="5AA4C44C">
      <w:numFmt w:val="bullet"/>
      <w:lvlText w:val="•"/>
      <w:lvlJc w:val="left"/>
      <w:pPr>
        <w:ind w:left="7197" w:hanging="361"/>
      </w:pPr>
      <w:rPr>
        <w:rFonts w:hint="default"/>
        <w:lang w:val="pl-PL" w:eastAsia="en-US" w:bidi="ar-SA"/>
      </w:rPr>
    </w:lvl>
    <w:lvl w:ilvl="6" w:tplc="2A5440B4">
      <w:numFmt w:val="bullet"/>
      <w:lvlText w:val="•"/>
      <w:lvlJc w:val="left"/>
      <w:pPr>
        <w:ind w:left="8781" w:hanging="361"/>
      </w:pPr>
      <w:rPr>
        <w:rFonts w:hint="default"/>
        <w:lang w:val="pl-PL" w:eastAsia="en-US" w:bidi="ar-SA"/>
      </w:rPr>
    </w:lvl>
    <w:lvl w:ilvl="7" w:tplc="A42A6798">
      <w:numFmt w:val="bullet"/>
      <w:lvlText w:val="•"/>
      <w:lvlJc w:val="left"/>
      <w:pPr>
        <w:ind w:left="10365" w:hanging="361"/>
      </w:pPr>
      <w:rPr>
        <w:rFonts w:hint="default"/>
        <w:lang w:val="pl-PL" w:eastAsia="en-US" w:bidi="ar-SA"/>
      </w:rPr>
    </w:lvl>
    <w:lvl w:ilvl="8" w:tplc="A02083FA">
      <w:numFmt w:val="bullet"/>
      <w:lvlText w:val="•"/>
      <w:lvlJc w:val="left"/>
      <w:pPr>
        <w:ind w:left="11949" w:hanging="361"/>
      </w:pPr>
      <w:rPr>
        <w:rFonts w:hint="default"/>
        <w:lang w:val="pl-PL" w:eastAsia="en-US" w:bidi="ar-SA"/>
      </w:rPr>
    </w:lvl>
  </w:abstractNum>
  <w:abstractNum w:abstractNumId="1" w15:restartNumberingAfterBreak="0">
    <w:nsid w:val="01E31BA9"/>
    <w:multiLevelType w:val="hybridMultilevel"/>
    <w:tmpl w:val="D41A9B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06077"/>
    <w:multiLevelType w:val="hybridMultilevel"/>
    <w:tmpl w:val="0D1AF0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61CD"/>
    <w:multiLevelType w:val="hybridMultilevel"/>
    <w:tmpl w:val="937A59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14F68"/>
    <w:multiLevelType w:val="hybridMultilevel"/>
    <w:tmpl w:val="ABB6DAEE"/>
    <w:lvl w:ilvl="0" w:tplc="4BCC3E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trike w:val="0"/>
      </w:rPr>
    </w:lvl>
    <w:lvl w:ilvl="1" w:tplc="041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0686366"/>
    <w:multiLevelType w:val="hybridMultilevel"/>
    <w:tmpl w:val="B3BA77E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CE7F70"/>
    <w:multiLevelType w:val="hybridMultilevel"/>
    <w:tmpl w:val="A46E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6D13"/>
    <w:multiLevelType w:val="hybridMultilevel"/>
    <w:tmpl w:val="91FCD6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E2091"/>
    <w:multiLevelType w:val="hybridMultilevel"/>
    <w:tmpl w:val="049C4B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71878"/>
    <w:multiLevelType w:val="hybridMultilevel"/>
    <w:tmpl w:val="D4427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26798"/>
    <w:multiLevelType w:val="hybridMultilevel"/>
    <w:tmpl w:val="AD785F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2F76E5"/>
    <w:multiLevelType w:val="multilevel"/>
    <w:tmpl w:val="5CAA5A22"/>
    <w:lvl w:ilvl="0">
      <w:start w:val="1"/>
      <w:numFmt w:val="bullet"/>
      <w:lvlText w:val=""/>
      <w:lvlJc w:val="left"/>
      <w:pPr>
        <w:ind w:left="218" w:hanging="218"/>
      </w:pPr>
      <w:rPr>
        <w:rFonts w:ascii="Symbol" w:hAnsi="Symbol" w:hint="default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45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69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3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17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18" w:hanging="217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65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89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38" w:hanging="218"/>
      </w:pPr>
      <w:rPr>
        <w:rFonts w:ascii="Gill Sans" w:eastAsia="Gill Sans" w:hAnsi="Gill Sans" w:cs="Gill Sans"/>
        <w:b w:val="0"/>
        <w:i w:val="0"/>
        <w:smallCaps w:val="0"/>
        <w:strike w:val="0"/>
        <w:sz w:val="24"/>
        <w:szCs w:val="24"/>
        <w:shd w:val="clear" w:color="auto" w:fill="auto"/>
        <w:vertAlign w:val="baseline"/>
      </w:rPr>
    </w:lvl>
  </w:abstractNum>
  <w:abstractNum w:abstractNumId="12" w15:restartNumberingAfterBreak="0">
    <w:nsid w:val="35E8567B"/>
    <w:multiLevelType w:val="hybridMultilevel"/>
    <w:tmpl w:val="FA145B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D2866"/>
    <w:multiLevelType w:val="hybridMultilevel"/>
    <w:tmpl w:val="D4EE514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466D3"/>
    <w:multiLevelType w:val="hybridMultilevel"/>
    <w:tmpl w:val="FE50F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951A8"/>
    <w:multiLevelType w:val="hybridMultilevel"/>
    <w:tmpl w:val="B5AE806C"/>
    <w:lvl w:ilvl="0" w:tplc="30EAD8E4">
      <w:start w:val="1"/>
      <w:numFmt w:val="lowerLetter"/>
      <w:lvlText w:val="%1)"/>
      <w:lvlJc w:val="left"/>
      <w:pPr>
        <w:ind w:left="1118" w:hanging="360"/>
      </w:pPr>
      <w:rPr>
        <w:rFonts w:ascii="Corbel" w:eastAsia="Corbel" w:hAnsi="Corbel" w:cs="Corbe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1" w:tplc="64DE25E8">
      <w:numFmt w:val="bullet"/>
      <w:lvlText w:val="•"/>
      <w:lvlJc w:val="left"/>
      <w:pPr>
        <w:ind w:left="2519" w:hanging="360"/>
      </w:pPr>
      <w:rPr>
        <w:rFonts w:hint="default"/>
        <w:lang w:val="pl-PL" w:eastAsia="en-US" w:bidi="ar-SA"/>
      </w:rPr>
    </w:lvl>
    <w:lvl w:ilvl="2" w:tplc="9B488F0C">
      <w:numFmt w:val="bullet"/>
      <w:lvlText w:val="•"/>
      <w:lvlJc w:val="left"/>
      <w:pPr>
        <w:ind w:left="3919" w:hanging="360"/>
      </w:pPr>
      <w:rPr>
        <w:rFonts w:hint="default"/>
        <w:lang w:val="pl-PL" w:eastAsia="en-US" w:bidi="ar-SA"/>
      </w:rPr>
    </w:lvl>
    <w:lvl w:ilvl="3" w:tplc="537AF1D6">
      <w:numFmt w:val="bullet"/>
      <w:lvlText w:val="•"/>
      <w:lvlJc w:val="left"/>
      <w:pPr>
        <w:ind w:left="5319" w:hanging="360"/>
      </w:pPr>
      <w:rPr>
        <w:rFonts w:hint="default"/>
        <w:lang w:val="pl-PL" w:eastAsia="en-US" w:bidi="ar-SA"/>
      </w:rPr>
    </w:lvl>
    <w:lvl w:ilvl="4" w:tplc="2C6462D8">
      <w:numFmt w:val="bullet"/>
      <w:lvlText w:val="•"/>
      <w:lvlJc w:val="left"/>
      <w:pPr>
        <w:ind w:left="6719" w:hanging="360"/>
      </w:pPr>
      <w:rPr>
        <w:rFonts w:hint="default"/>
        <w:lang w:val="pl-PL" w:eastAsia="en-US" w:bidi="ar-SA"/>
      </w:rPr>
    </w:lvl>
    <w:lvl w:ilvl="5" w:tplc="5936C550">
      <w:numFmt w:val="bullet"/>
      <w:lvlText w:val="•"/>
      <w:lvlJc w:val="left"/>
      <w:pPr>
        <w:ind w:left="8119" w:hanging="360"/>
      </w:pPr>
      <w:rPr>
        <w:rFonts w:hint="default"/>
        <w:lang w:val="pl-PL" w:eastAsia="en-US" w:bidi="ar-SA"/>
      </w:rPr>
    </w:lvl>
    <w:lvl w:ilvl="6" w:tplc="357C3AAA">
      <w:numFmt w:val="bullet"/>
      <w:lvlText w:val="•"/>
      <w:lvlJc w:val="left"/>
      <w:pPr>
        <w:ind w:left="9519" w:hanging="360"/>
      </w:pPr>
      <w:rPr>
        <w:rFonts w:hint="default"/>
        <w:lang w:val="pl-PL" w:eastAsia="en-US" w:bidi="ar-SA"/>
      </w:rPr>
    </w:lvl>
    <w:lvl w:ilvl="7" w:tplc="055278B6">
      <w:numFmt w:val="bullet"/>
      <w:lvlText w:val="•"/>
      <w:lvlJc w:val="left"/>
      <w:pPr>
        <w:ind w:left="10918" w:hanging="360"/>
      </w:pPr>
      <w:rPr>
        <w:rFonts w:hint="default"/>
        <w:lang w:val="pl-PL" w:eastAsia="en-US" w:bidi="ar-SA"/>
      </w:rPr>
    </w:lvl>
    <w:lvl w:ilvl="8" w:tplc="7D824810">
      <w:numFmt w:val="bullet"/>
      <w:lvlText w:val="•"/>
      <w:lvlJc w:val="left"/>
      <w:pPr>
        <w:ind w:left="12318" w:hanging="360"/>
      </w:pPr>
      <w:rPr>
        <w:rFonts w:hint="default"/>
        <w:lang w:val="pl-PL" w:eastAsia="en-US" w:bidi="ar-SA"/>
      </w:rPr>
    </w:lvl>
  </w:abstractNum>
  <w:abstractNum w:abstractNumId="16" w15:restartNumberingAfterBreak="0">
    <w:nsid w:val="524F6D0A"/>
    <w:multiLevelType w:val="hybridMultilevel"/>
    <w:tmpl w:val="6F883B1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26241"/>
    <w:multiLevelType w:val="hybridMultilevel"/>
    <w:tmpl w:val="63AC1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73B55"/>
    <w:multiLevelType w:val="hybridMultilevel"/>
    <w:tmpl w:val="E14EEF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76D7A"/>
    <w:multiLevelType w:val="hybridMultilevel"/>
    <w:tmpl w:val="3D8EF8BC"/>
    <w:lvl w:ilvl="0" w:tplc="04150019">
      <w:start w:val="1"/>
      <w:numFmt w:val="lowerLetter"/>
      <w:lvlText w:val="%1."/>
      <w:lvlJc w:val="left"/>
      <w:pPr>
        <w:ind w:left="1440" w:hanging="360"/>
      </w:pPr>
      <w:rPr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9605CC6"/>
    <w:multiLevelType w:val="hybridMultilevel"/>
    <w:tmpl w:val="DDC21A0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87355"/>
    <w:multiLevelType w:val="hybridMultilevel"/>
    <w:tmpl w:val="4EDA60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42D94"/>
    <w:multiLevelType w:val="hybridMultilevel"/>
    <w:tmpl w:val="32900DF4"/>
    <w:lvl w:ilvl="0" w:tplc="919CB1A4">
      <w:start w:val="1"/>
      <w:numFmt w:val="decimal"/>
      <w:lvlText w:val="%1)"/>
      <w:lvlJc w:val="left"/>
      <w:pPr>
        <w:ind w:left="720" w:hanging="360"/>
      </w:pPr>
      <w:rPr>
        <w:rFonts w:ascii="Corbel" w:hAnsi="Corbel" w:hint="default"/>
        <w:color w:val="000000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A5A6B"/>
    <w:multiLevelType w:val="hybridMultilevel"/>
    <w:tmpl w:val="57D89398"/>
    <w:lvl w:ilvl="0" w:tplc="C33AFC4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A3257"/>
    <w:multiLevelType w:val="hybridMultilevel"/>
    <w:tmpl w:val="EE26C0A4"/>
    <w:lvl w:ilvl="0" w:tplc="C49C1A0C">
      <w:start w:val="1"/>
      <w:numFmt w:val="decimal"/>
      <w:lvlText w:val="%1."/>
      <w:lvlJc w:val="left"/>
      <w:pPr>
        <w:ind w:left="398" w:hanging="199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1" w:tplc="A614F262">
      <w:start w:val="1"/>
      <w:numFmt w:val="decimal"/>
      <w:lvlText w:val="%2."/>
      <w:lvlJc w:val="left"/>
      <w:pPr>
        <w:ind w:left="1118" w:hanging="360"/>
      </w:pPr>
      <w:rPr>
        <w:rFonts w:ascii="Corbel" w:eastAsia="Corbel" w:hAnsi="Corbel" w:cs="Corbel" w:hint="default"/>
        <w:b w:val="0"/>
        <w:bCs w:val="0"/>
        <w:i w:val="0"/>
        <w:iCs w:val="0"/>
        <w:spacing w:val="-1"/>
        <w:w w:val="99"/>
        <w:sz w:val="20"/>
        <w:szCs w:val="20"/>
        <w:lang w:val="pl-PL" w:eastAsia="en-US" w:bidi="ar-SA"/>
      </w:rPr>
    </w:lvl>
    <w:lvl w:ilvl="2" w:tplc="21BA4C26">
      <w:numFmt w:val="bullet"/>
      <w:lvlText w:val=""/>
      <w:lvlJc w:val="left"/>
      <w:pPr>
        <w:ind w:left="175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pl-PL" w:eastAsia="en-US" w:bidi="ar-SA"/>
      </w:rPr>
    </w:lvl>
    <w:lvl w:ilvl="3" w:tplc="B192D274">
      <w:numFmt w:val="bullet"/>
      <w:lvlText w:val="•"/>
      <w:lvlJc w:val="left"/>
      <w:pPr>
        <w:ind w:left="3429" w:hanging="360"/>
      </w:pPr>
      <w:rPr>
        <w:rFonts w:hint="default"/>
        <w:lang w:val="pl-PL" w:eastAsia="en-US" w:bidi="ar-SA"/>
      </w:rPr>
    </w:lvl>
    <w:lvl w:ilvl="4" w:tplc="4704EA7C">
      <w:numFmt w:val="bullet"/>
      <w:lvlText w:val="•"/>
      <w:lvlJc w:val="left"/>
      <w:pPr>
        <w:ind w:left="5099" w:hanging="360"/>
      </w:pPr>
      <w:rPr>
        <w:rFonts w:hint="default"/>
        <w:lang w:val="pl-PL" w:eastAsia="en-US" w:bidi="ar-SA"/>
      </w:rPr>
    </w:lvl>
    <w:lvl w:ilvl="5" w:tplc="46104246">
      <w:numFmt w:val="bullet"/>
      <w:lvlText w:val="•"/>
      <w:lvlJc w:val="left"/>
      <w:pPr>
        <w:ind w:left="6769" w:hanging="360"/>
      </w:pPr>
      <w:rPr>
        <w:rFonts w:hint="default"/>
        <w:lang w:val="pl-PL" w:eastAsia="en-US" w:bidi="ar-SA"/>
      </w:rPr>
    </w:lvl>
    <w:lvl w:ilvl="6" w:tplc="0CBE15EE">
      <w:numFmt w:val="bullet"/>
      <w:lvlText w:val="•"/>
      <w:lvlJc w:val="left"/>
      <w:pPr>
        <w:ind w:left="8439" w:hanging="360"/>
      </w:pPr>
      <w:rPr>
        <w:rFonts w:hint="default"/>
        <w:lang w:val="pl-PL" w:eastAsia="en-US" w:bidi="ar-SA"/>
      </w:rPr>
    </w:lvl>
    <w:lvl w:ilvl="7" w:tplc="97CCE16E">
      <w:numFmt w:val="bullet"/>
      <w:lvlText w:val="•"/>
      <w:lvlJc w:val="left"/>
      <w:pPr>
        <w:ind w:left="10109" w:hanging="360"/>
      </w:pPr>
      <w:rPr>
        <w:rFonts w:hint="default"/>
        <w:lang w:val="pl-PL" w:eastAsia="en-US" w:bidi="ar-SA"/>
      </w:rPr>
    </w:lvl>
    <w:lvl w:ilvl="8" w:tplc="DAE2883A">
      <w:numFmt w:val="bullet"/>
      <w:lvlText w:val="•"/>
      <w:lvlJc w:val="left"/>
      <w:pPr>
        <w:ind w:left="11778" w:hanging="360"/>
      </w:pPr>
      <w:rPr>
        <w:rFonts w:hint="default"/>
        <w:lang w:val="pl-PL" w:eastAsia="en-US" w:bidi="ar-SA"/>
      </w:rPr>
    </w:lvl>
  </w:abstractNum>
  <w:num w:numId="1">
    <w:abstractNumId w:val="3"/>
  </w:num>
  <w:num w:numId="2">
    <w:abstractNumId w:val="16"/>
  </w:num>
  <w:num w:numId="3">
    <w:abstractNumId w:val="8"/>
  </w:num>
  <w:num w:numId="4">
    <w:abstractNumId w:val="11"/>
  </w:num>
  <w:num w:numId="5">
    <w:abstractNumId w:val="23"/>
  </w:num>
  <w:num w:numId="6">
    <w:abstractNumId w:val="22"/>
  </w:num>
  <w:num w:numId="7">
    <w:abstractNumId w:val="1"/>
  </w:num>
  <w:num w:numId="8">
    <w:abstractNumId w:val="2"/>
  </w:num>
  <w:num w:numId="9">
    <w:abstractNumId w:val="0"/>
  </w:num>
  <w:num w:numId="10">
    <w:abstractNumId w:val="15"/>
  </w:num>
  <w:num w:numId="11">
    <w:abstractNumId w:val="24"/>
  </w:num>
  <w:num w:numId="12">
    <w:abstractNumId w:val="9"/>
  </w:num>
  <w:num w:numId="13">
    <w:abstractNumId w:val="20"/>
  </w:num>
  <w:num w:numId="14">
    <w:abstractNumId w:val="10"/>
  </w:num>
  <w:num w:numId="15">
    <w:abstractNumId w:val="21"/>
  </w:num>
  <w:num w:numId="16">
    <w:abstractNumId w:val="4"/>
  </w:num>
  <w:num w:numId="17">
    <w:abstractNumId w:val="19"/>
  </w:num>
  <w:num w:numId="18">
    <w:abstractNumId w:val="13"/>
  </w:num>
  <w:num w:numId="19">
    <w:abstractNumId w:val="18"/>
  </w:num>
  <w:num w:numId="20">
    <w:abstractNumId w:val="17"/>
  </w:num>
  <w:num w:numId="21">
    <w:abstractNumId w:val="12"/>
  </w:num>
  <w:num w:numId="22">
    <w:abstractNumId w:val="7"/>
  </w:num>
  <w:num w:numId="23">
    <w:abstractNumId w:val="5"/>
  </w:num>
  <w:num w:numId="24">
    <w:abstractNumId w:val="14"/>
  </w:num>
  <w:num w:numId="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fał Podgórski">
    <w15:presenceInfo w15:providerId="AD" w15:userId="S::rpodgorski@ur.edu.pl::e2a5e1d7-832a-4011-84b7-eadeb5b4c1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LockTheme/>
  <w:styleLockQFSet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72A"/>
    <w:rsid w:val="00003EA1"/>
    <w:rsid w:val="00004F12"/>
    <w:rsid w:val="00006F47"/>
    <w:rsid w:val="00011ADB"/>
    <w:rsid w:val="00012C96"/>
    <w:rsid w:val="000223EC"/>
    <w:rsid w:val="00025EFA"/>
    <w:rsid w:val="00032E5A"/>
    <w:rsid w:val="00033686"/>
    <w:rsid w:val="00037838"/>
    <w:rsid w:val="00037C67"/>
    <w:rsid w:val="00042781"/>
    <w:rsid w:val="000444FA"/>
    <w:rsid w:val="00044981"/>
    <w:rsid w:val="00046EEC"/>
    <w:rsid w:val="00065AF0"/>
    <w:rsid w:val="00071203"/>
    <w:rsid w:val="00077B21"/>
    <w:rsid w:val="000800F6"/>
    <w:rsid w:val="00080B13"/>
    <w:rsid w:val="00090A9A"/>
    <w:rsid w:val="00093BFB"/>
    <w:rsid w:val="000A16CC"/>
    <w:rsid w:val="000A3260"/>
    <w:rsid w:val="000A3540"/>
    <w:rsid w:val="000A533D"/>
    <w:rsid w:val="000B2053"/>
    <w:rsid w:val="000B3CED"/>
    <w:rsid w:val="000B5A38"/>
    <w:rsid w:val="000B5C76"/>
    <w:rsid w:val="000B73ED"/>
    <w:rsid w:val="000D0B2D"/>
    <w:rsid w:val="000E02B4"/>
    <w:rsid w:val="000E2589"/>
    <w:rsid w:val="000E4649"/>
    <w:rsid w:val="000E4B31"/>
    <w:rsid w:val="000E6978"/>
    <w:rsid w:val="000F180E"/>
    <w:rsid w:val="000F7AA3"/>
    <w:rsid w:val="00105D19"/>
    <w:rsid w:val="001116F6"/>
    <w:rsid w:val="00113033"/>
    <w:rsid w:val="00117FB9"/>
    <w:rsid w:val="00121BCA"/>
    <w:rsid w:val="00121C91"/>
    <w:rsid w:val="00123C1B"/>
    <w:rsid w:val="00130A5B"/>
    <w:rsid w:val="0013308E"/>
    <w:rsid w:val="0013316B"/>
    <w:rsid w:val="00136BCC"/>
    <w:rsid w:val="00151154"/>
    <w:rsid w:val="00160A2F"/>
    <w:rsid w:val="001657D8"/>
    <w:rsid w:val="00172C1E"/>
    <w:rsid w:val="00173901"/>
    <w:rsid w:val="0017479B"/>
    <w:rsid w:val="00177645"/>
    <w:rsid w:val="00181BDE"/>
    <w:rsid w:val="00183AA0"/>
    <w:rsid w:val="00192DDF"/>
    <w:rsid w:val="001A0EB3"/>
    <w:rsid w:val="001A6BA8"/>
    <w:rsid w:val="001A79AD"/>
    <w:rsid w:val="001B0FC3"/>
    <w:rsid w:val="001B38FE"/>
    <w:rsid w:val="001C0A01"/>
    <w:rsid w:val="001C3A74"/>
    <w:rsid w:val="001C4F5A"/>
    <w:rsid w:val="00202AAC"/>
    <w:rsid w:val="0020384D"/>
    <w:rsid w:val="002051D8"/>
    <w:rsid w:val="0021286A"/>
    <w:rsid w:val="002169F0"/>
    <w:rsid w:val="00222959"/>
    <w:rsid w:val="002263CF"/>
    <w:rsid w:val="0022659D"/>
    <w:rsid w:val="0023597A"/>
    <w:rsid w:val="00237732"/>
    <w:rsid w:val="00246824"/>
    <w:rsid w:val="0025244B"/>
    <w:rsid w:val="00255B71"/>
    <w:rsid w:val="00255EE7"/>
    <w:rsid w:val="00270EF6"/>
    <w:rsid w:val="002730FB"/>
    <w:rsid w:val="0028025F"/>
    <w:rsid w:val="00285ED8"/>
    <w:rsid w:val="0028645A"/>
    <w:rsid w:val="002868F9"/>
    <w:rsid w:val="002927ED"/>
    <w:rsid w:val="00294CFB"/>
    <w:rsid w:val="0029613B"/>
    <w:rsid w:val="002A1CF5"/>
    <w:rsid w:val="002A597E"/>
    <w:rsid w:val="002A6380"/>
    <w:rsid w:val="002A6F64"/>
    <w:rsid w:val="002B0358"/>
    <w:rsid w:val="002B14EF"/>
    <w:rsid w:val="002B4A54"/>
    <w:rsid w:val="002C7B91"/>
    <w:rsid w:val="002D2C20"/>
    <w:rsid w:val="002D708C"/>
    <w:rsid w:val="002E23E8"/>
    <w:rsid w:val="00300F54"/>
    <w:rsid w:val="00301D74"/>
    <w:rsid w:val="0030350B"/>
    <w:rsid w:val="00314FE9"/>
    <w:rsid w:val="00315AA6"/>
    <w:rsid w:val="00317B0C"/>
    <w:rsid w:val="00317BCB"/>
    <w:rsid w:val="00322E1C"/>
    <w:rsid w:val="003246FA"/>
    <w:rsid w:val="003319F1"/>
    <w:rsid w:val="00332C0D"/>
    <w:rsid w:val="003365CC"/>
    <w:rsid w:val="003507FE"/>
    <w:rsid w:val="00351DF3"/>
    <w:rsid w:val="00355ED7"/>
    <w:rsid w:val="00356156"/>
    <w:rsid w:val="00361DE1"/>
    <w:rsid w:val="00362569"/>
    <w:rsid w:val="00366254"/>
    <w:rsid w:val="00367EFB"/>
    <w:rsid w:val="003701AF"/>
    <w:rsid w:val="00374DF9"/>
    <w:rsid w:val="003808BB"/>
    <w:rsid w:val="00385274"/>
    <w:rsid w:val="003A237C"/>
    <w:rsid w:val="003A369E"/>
    <w:rsid w:val="003A4461"/>
    <w:rsid w:val="003B143F"/>
    <w:rsid w:val="003B5FD2"/>
    <w:rsid w:val="003C171E"/>
    <w:rsid w:val="003C4740"/>
    <w:rsid w:val="003C5089"/>
    <w:rsid w:val="003D2F44"/>
    <w:rsid w:val="003E557B"/>
    <w:rsid w:val="003E6CE5"/>
    <w:rsid w:val="003F0DEF"/>
    <w:rsid w:val="003F2FBD"/>
    <w:rsid w:val="003F67C9"/>
    <w:rsid w:val="004013A3"/>
    <w:rsid w:val="00403B77"/>
    <w:rsid w:val="00404676"/>
    <w:rsid w:val="004050EC"/>
    <w:rsid w:val="00405F37"/>
    <w:rsid w:val="004104A7"/>
    <w:rsid w:val="00410A7E"/>
    <w:rsid w:val="004127CB"/>
    <w:rsid w:val="00414DCE"/>
    <w:rsid w:val="0041573B"/>
    <w:rsid w:val="00424583"/>
    <w:rsid w:val="00425C6F"/>
    <w:rsid w:val="004333EB"/>
    <w:rsid w:val="00434DFA"/>
    <w:rsid w:val="00441F3D"/>
    <w:rsid w:val="004431D3"/>
    <w:rsid w:val="004533D7"/>
    <w:rsid w:val="00460BD8"/>
    <w:rsid w:val="004630FB"/>
    <w:rsid w:val="00465A5A"/>
    <w:rsid w:val="0047048B"/>
    <w:rsid w:val="004709D9"/>
    <w:rsid w:val="00471665"/>
    <w:rsid w:val="00473EC5"/>
    <w:rsid w:val="00474323"/>
    <w:rsid w:val="004831BE"/>
    <w:rsid w:val="00485645"/>
    <w:rsid w:val="004A2C36"/>
    <w:rsid w:val="004A38CF"/>
    <w:rsid w:val="004A3F82"/>
    <w:rsid w:val="004A3FAD"/>
    <w:rsid w:val="004A4165"/>
    <w:rsid w:val="004B042B"/>
    <w:rsid w:val="004B1683"/>
    <w:rsid w:val="004B28B0"/>
    <w:rsid w:val="004B5981"/>
    <w:rsid w:val="004D32BC"/>
    <w:rsid w:val="004D553C"/>
    <w:rsid w:val="004D77D6"/>
    <w:rsid w:val="004E61AE"/>
    <w:rsid w:val="004E7FCC"/>
    <w:rsid w:val="004F0852"/>
    <w:rsid w:val="004F4D4B"/>
    <w:rsid w:val="004F64AD"/>
    <w:rsid w:val="0051590D"/>
    <w:rsid w:val="00516E29"/>
    <w:rsid w:val="00517F35"/>
    <w:rsid w:val="00521C72"/>
    <w:rsid w:val="0052326B"/>
    <w:rsid w:val="005408A2"/>
    <w:rsid w:val="0054712D"/>
    <w:rsid w:val="00553614"/>
    <w:rsid w:val="00554305"/>
    <w:rsid w:val="00563FB1"/>
    <w:rsid w:val="00566509"/>
    <w:rsid w:val="00566C18"/>
    <w:rsid w:val="005701FE"/>
    <w:rsid w:val="00571150"/>
    <w:rsid w:val="00573731"/>
    <w:rsid w:val="00573CF4"/>
    <w:rsid w:val="00574966"/>
    <w:rsid w:val="005825C2"/>
    <w:rsid w:val="00582A41"/>
    <w:rsid w:val="00583A67"/>
    <w:rsid w:val="00591DCF"/>
    <w:rsid w:val="00592CF4"/>
    <w:rsid w:val="00595AAC"/>
    <w:rsid w:val="0059620B"/>
    <w:rsid w:val="00596410"/>
    <w:rsid w:val="00597894"/>
    <w:rsid w:val="00597B5A"/>
    <w:rsid w:val="005A0A9C"/>
    <w:rsid w:val="005A6737"/>
    <w:rsid w:val="005B19E6"/>
    <w:rsid w:val="005B2452"/>
    <w:rsid w:val="005B3744"/>
    <w:rsid w:val="005C5E9D"/>
    <w:rsid w:val="005C744B"/>
    <w:rsid w:val="005D3CB4"/>
    <w:rsid w:val="005D5428"/>
    <w:rsid w:val="005D6C41"/>
    <w:rsid w:val="005E202E"/>
    <w:rsid w:val="005F0CB9"/>
    <w:rsid w:val="005F2C08"/>
    <w:rsid w:val="005F3370"/>
    <w:rsid w:val="005F3EA7"/>
    <w:rsid w:val="006004BA"/>
    <w:rsid w:val="00604137"/>
    <w:rsid w:val="00605472"/>
    <w:rsid w:val="00606594"/>
    <w:rsid w:val="00617DC3"/>
    <w:rsid w:val="0062407E"/>
    <w:rsid w:val="0062735E"/>
    <w:rsid w:val="006318AE"/>
    <w:rsid w:val="00632833"/>
    <w:rsid w:val="00637159"/>
    <w:rsid w:val="006434A7"/>
    <w:rsid w:val="00650BCA"/>
    <w:rsid w:val="00651396"/>
    <w:rsid w:val="00656A89"/>
    <w:rsid w:val="00664400"/>
    <w:rsid w:val="00664AB3"/>
    <w:rsid w:val="00673CC6"/>
    <w:rsid w:val="006746E4"/>
    <w:rsid w:val="006751DE"/>
    <w:rsid w:val="00682298"/>
    <w:rsid w:val="00692B69"/>
    <w:rsid w:val="00695B89"/>
    <w:rsid w:val="006A5C76"/>
    <w:rsid w:val="006A687C"/>
    <w:rsid w:val="006C6E52"/>
    <w:rsid w:val="006D5C31"/>
    <w:rsid w:val="006E0198"/>
    <w:rsid w:val="006E0278"/>
    <w:rsid w:val="006E378C"/>
    <w:rsid w:val="006F242F"/>
    <w:rsid w:val="006F720C"/>
    <w:rsid w:val="00704547"/>
    <w:rsid w:val="00705549"/>
    <w:rsid w:val="007121E4"/>
    <w:rsid w:val="00713EA6"/>
    <w:rsid w:val="00715B75"/>
    <w:rsid w:val="00722A1F"/>
    <w:rsid w:val="00724042"/>
    <w:rsid w:val="00731727"/>
    <w:rsid w:val="0073564B"/>
    <w:rsid w:val="0074156A"/>
    <w:rsid w:val="00741C75"/>
    <w:rsid w:val="00746542"/>
    <w:rsid w:val="00753C9F"/>
    <w:rsid w:val="00754399"/>
    <w:rsid w:val="00755ACC"/>
    <w:rsid w:val="0075607A"/>
    <w:rsid w:val="00760F45"/>
    <w:rsid w:val="0079744A"/>
    <w:rsid w:val="007A3375"/>
    <w:rsid w:val="007B0D7B"/>
    <w:rsid w:val="007B1588"/>
    <w:rsid w:val="007B205B"/>
    <w:rsid w:val="007B5332"/>
    <w:rsid w:val="007B7E32"/>
    <w:rsid w:val="007C13CF"/>
    <w:rsid w:val="007E5325"/>
    <w:rsid w:val="007F2E51"/>
    <w:rsid w:val="007F3505"/>
    <w:rsid w:val="00800A39"/>
    <w:rsid w:val="008013E7"/>
    <w:rsid w:val="0080407F"/>
    <w:rsid w:val="00807F44"/>
    <w:rsid w:val="00820741"/>
    <w:rsid w:val="00824157"/>
    <w:rsid w:val="008244C7"/>
    <w:rsid w:val="0082799A"/>
    <w:rsid w:val="0083343D"/>
    <w:rsid w:val="008334FC"/>
    <w:rsid w:val="00845832"/>
    <w:rsid w:val="008462F1"/>
    <w:rsid w:val="00850206"/>
    <w:rsid w:val="00850277"/>
    <w:rsid w:val="008532EF"/>
    <w:rsid w:val="00853906"/>
    <w:rsid w:val="00853F73"/>
    <w:rsid w:val="00854E04"/>
    <w:rsid w:val="00856466"/>
    <w:rsid w:val="00871C17"/>
    <w:rsid w:val="00872A91"/>
    <w:rsid w:val="00882E86"/>
    <w:rsid w:val="00884BDE"/>
    <w:rsid w:val="00887076"/>
    <w:rsid w:val="008A4501"/>
    <w:rsid w:val="008A64CD"/>
    <w:rsid w:val="008A7A08"/>
    <w:rsid w:val="008B031B"/>
    <w:rsid w:val="008B4603"/>
    <w:rsid w:val="008B7123"/>
    <w:rsid w:val="008C1E9A"/>
    <w:rsid w:val="008C29B9"/>
    <w:rsid w:val="008C553C"/>
    <w:rsid w:val="008C6384"/>
    <w:rsid w:val="008C6569"/>
    <w:rsid w:val="008C74EE"/>
    <w:rsid w:val="008D1528"/>
    <w:rsid w:val="008D239B"/>
    <w:rsid w:val="008D495B"/>
    <w:rsid w:val="008E3B92"/>
    <w:rsid w:val="008E5A03"/>
    <w:rsid w:val="00900A44"/>
    <w:rsid w:val="00902B76"/>
    <w:rsid w:val="00911BD2"/>
    <w:rsid w:val="00912ED1"/>
    <w:rsid w:val="00917E6D"/>
    <w:rsid w:val="00921070"/>
    <w:rsid w:val="0092178A"/>
    <w:rsid w:val="00927A4E"/>
    <w:rsid w:val="009302D5"/>
    <w:rsid w:val="0093763A"/>
    <w:rsid w:val="00942DD3"/>
    <w:rsid w:val="00944627"/>
    <w:rsid w:val="00944B19"/>
    <w:rsid w:val="00946BFF"/>
    <w:rsid w:val="00951015"/>
    <w:rsid w:val="00953469"/>
    <w:rsid w:val="00955E7B"/>
    <w:rsid w:val="0096115C"/>
    <w:rsid w:val="00972BD0"/>
    <w:rsid w:val="00980077"/>
    <w:rsid w:val="00980DF1"/>
    <w:rsid w:val="009813F2"/>
    <w:rsid w:val="00994881"/>
    <w:rsid w:val="00996AE2"/>
    <w:rsid w:val="00996E1D"/>
    <w:rsid w:val="009A167D"/>
    <w:rsid w:val="009B5C75"/>
    <w:rsid w:val="009C1FA8"/>
    <w:rsid w:val="009C2C3A"/>
    <w:rsid w:val="009C2F5F"/>
    <w:rsid w:val="009C31D0"/>
    <w:rsid w:val="009C4124"/>
    <w:rsid w:val="009C788F"/>
    <w:rsid w:val="009D1931"/>
    <w:rsid w:val="009D49D7"/>
    <w:rsid w:val="009D6D8A"/>
    <w:rsid w:val="009E1302"/>
    <w:rsid w:val="009E4D5F"/>
    <w:rsid w:val="009F390C"/>
    <w:rsid w:val="009F484F"/>
    <w:rsid w:val="009F7055"/>
    <w:rsid w:val="00A063BB"/>
    <w:rsid w:val="00A12D80"/>
    <w:rsid w:val="00A16A3E"/>
    <w:rsid w:val="00A20138"/>
    <w:rsid w:val="00A2146D"/>
    <w:rsid w:val="00A2259D"/>
    <w:rsid w:val="00A22E28"/>
    <w:rsid w:val="00A256E4"/>
    <w:rsid w:val="00A317E3"/>
    <w:rsid w:val="00A33B4A"/>
    <w:rsid w:val="00A45CA1"/>
    <w:rsid w:val="00A53347"/>
    <w:rsid w:val="00A53EA7"/>
    <w:rsid w:val="00A54030"/>
    <w:rsid w:val="00A5591F"/>
    <w:rsid w:val="00A577FA"/>
    <w:rsid w:val="00A602A7"/>
    <w:rsid w:val="00A60F73"/>
    <w:rsid w:val="00A64A3E"/>
    <w:rsid w:val="00A65632"/>
    <w:rsid w:val="00A71872"/>
    <w:rsid w:val="00A723E2"/>
    <w:rsid w:val="00A725D2"/>
    <w:rsid w:val="00A75E1D"/>
    <w:rsid w:val="00A76099"/>
    <w:rsid w:val="00A83055"/>
    <w:rsid w:val="00A83B2E"/>
    <w:rsid w:val="00A85944"/>
    <w:rsid w:val="00A9506B"/>
    <w:rsid w:val="00A95ED0"/>
    <w:rsid w:val="00AA19FC"/>
    <w:rsid w:val="00AA6959"/>
    <w:rsid w:val="00AB0A51"/>
    <w:rsid w:val="00AB6BCE"/>
    <w:rsid w:val="00AC6BC5"/>
    <w:rsid w:val="00AD0310"/>
    <w:rsid w:val="00AD472A"/>
    <w:rsid w:val="00AE1CC7"/>
    <w:rsid w:val="00AE2876"/>
    <w:rsid w:val="00AF2C5E"/>
    <w:rsid w:val="00B02868"/>
    <w:rsid w:val="00B03262"/>
    <w:rsid w:val="00B04847"/>
    <w:rsid w:val="00B10C24"/>
    <w:rsid w:val="00B13D85"/>
    <w:rsid w:val="00B1676B"/>
    <w:rsid w:val="00B20912"/>
    <w:rsid w:val="00B21EF4"/>
    <w:rsid w:val="00B22A32"/>
    <w:rsid w:val="00B2314B"/>
    <w:rsid w:val="00B238CA"/>
    <w:rsid w:val="00B23F16"/>
    <w:rsid w:val="00B305FC"/>
    <w:rsid w:val="00B35BE8"/>
    <w:rsid w:val="00B37455"/>
    <w:rsid w:val="00B412BF"/>
    <w:rsid w:val="00B419D5"/>
    <w:rsid w:val="00B43415"/>
    <w:rsid w:val="00B47EBF"/>
    <w:rsid w:val="00B50222"/>
    <w:rsid w:val="00B6315E"/>
    <w:rsid w:val="00B644CC"/>
    <w:rsid w:val="00B65487"/>
    <w:rsid w:val="00B6586C"/>
    <w:rsid w:val="00B6722E"/>
    <w:rsid w:val="00B77136"/>
    <w:rsid w:val="00B800A1"/>
    <w:rsid w:val="00B8361B"/>
    <w:rsid w:val="00B90DBD"/>
    <w:rsid w:val="00B963FB"/>
    <w:rsid w:val="00B964B4"/>
    <w:rsid w:val="00B965B2"/>
    <w:rsid w:val="00BA45A4"/>
    <w:rsid w:val="00BC49CF"/>
    <w:rsid w:val="00BD1429"/>
    <w:rsid w:val="00BD54EC"/>
    <w:rsid w:val="00BD6089"/>
    <w:rsid w:val="00BD7118"/>
    <w:rsid w:val="00BD722E"/>
    <w:rsid w:val="00BE26B6"/>
    <w:rsid w:val="00BE50CA"/>
    <w:rsid w:val="00BE578A"/>
    <w:rsid w:val="00BF1BF0"/>
    <w:rsid w:val="00BF49EC"/>
    <w:rsid w:val="00C0248B"/>
    <w:rsid w:val="00C03DAE"/>
    <w:rsid w:val="00C067D9"/>
    <w:rsid w:val="00C10649"/>
    <w:rsid w:val="00C15D3A"/>
    <w:rsid w:val="00C20153"/>
    <w:rsid w:val="00C211D9"/>
    <w:rsid w:val="00C238EE"/>
    <w:rsid w:val="00C24432"/>
    <w:rsid w:val="00C25956"/>
    <w:rsid w:val="00C3203A"/>
    <w:rsid w:val="00C374D5"/>
    <w:rsid w:val="00C41DC8"/>
    <w:rsid w:val="00C5037C"/>
    <w:rsid w:val="00C57A28"/>
    <w:rsid w:val="00C60CFA"/>
    <w:rsid w:val="00C6286D"/>
    <w:rsid w:val="00C62AF2"/>
    <w:rsid w:val="00C6414F"/>
    <w:rsid w:val="00C64EC8"/>
    <w:rsid w:val="00C67608"/>
    <w:rsid w:val="00C80459"/>
    <w:rsid w:val="00C81F2F"/>
    <w:rsid w:val="00C85A65"/>
    <w:rsid w:val="00C85D63"/>
    <w:rsid w:val="00C86314"/>
    <w:rsid w:val="00C9356A"/>
    <w:rsid w:val="00C954CF"/>
    <w:rsid w:val="00CB6F7F"/>
    <w:rsid w:val="00CC1FFD"/>
    <w:rsid w:val="00CC76A9"/>
    <w:rsid w:val="00CD2631"/>
    <w:rsid w:val="00CD58BA"/>
    <w:rsid w:val="00CE3789"/>
    <w:rsid w:val="00CE4466"/>
    <w:rsid w:val="00CE46B7"/>
    <w:rsid w:val="00CE6A91"/>
    <w:rsid w:val="00CE776E"/>
    <w:rsid w:val="00CF3A2D"/>
    <w:rsid w:val="00CF40C2"/>
    <w:rsid w:val="00CF6F30"/>
    <w:rsid w:val="00D00127"/>
    <w:rsid w:val="00D00B00"/>
    <w:rsid w:val="00D01FEA"/>
    <w:rsid w:val="00D15C3F"/>
    <w:rsid w:val="00D277C4"/>
    <w:rsid w:val="00D31EC6"/>
    <w:rsid w:val="00D35C05"/>
    <w:rsid w:val="00D44EC6"/>
    <w:rsid w:val="00D44F7C"/>
    <w:rsid w:val="00D57D2C"/>
    <w:rsid w:val="00D61907"/>
    <w:rsid w:val="00D61F6F"/>
    <w:rsid w:val="00D664C2"/>
    <w:rsid w:val="00D668AB"/>
    <w:rsid w:val="00D70B39"/>
    <w:rsid w:val="00D722F3"/>
    <w:rsid w:val="00D80BBB"/>
    <w:rsid w:val="00D84C56"/>
    <w:rsid w:val="00D85F16"/>
    <w:rsid w:val="00D9222F"/>
    <w:rsid w:val="00D92341"/>
    <w:rsid w:val="00D93508"/>
    <w:rsid w:val="00D94548"/>
    <w:rsid w:val="00DA68B9"/>
    <w:rsid w:val="00DB6325"/>
    <w:rsid w:val="00DB7356"/>
    <w:rsid w:val="00DC47E2"/>
    <w:rsid w:val="00DD1E9E"/>
    <w:rsid w:val="00DD27C8"/>
    <w:rsid w:val="00DD5FC5"/>
    <w:rsid w:val="00DE3191"/>
    <w:rsid w:val="00DF0650"/>
    <w:rsid w:val="00DF11A9"/>
    <w:rsid w:val="00E0339C"/>
    <w:rsid w:val="00E048D9"/>
    <w:rsid w:val="00E04CF4"/>
    <w:rsid w:val="00E050E8"/>
    <w:rsid w:val="00E05874"/>
    <w:rsid w:val="00E05970"/>
    <w:rsid w:val="00E07F80"/>
    <w:rsid w:val="00E14FC9"/>
    <w:rsid w:val="00E1596D"/>
    <w:rsid w:val="00E170C1"/>
    <w:rsid w:val="00E31383"/>
    <w:rsid w:val="00E3252B"/>
    <w:rsid w:val="00E34088"/>
    <w:rsid w:val="00E37FAE"/>
    <w:rsid w:val="00E51CCD"/>
    <w:rsid w:val="00E52FEE"/>
    <w:rsid w:val="00E5605C"/>
    <w:rsid w:val="00E56C1A"/>
    <w:rsid w:val="00E56CE5"/>
    <w:rsid w:val="00E66A78"/>
    <w:rsid w:val="00E72E79"/>
    <w:rsid w:val="00E802AC"/>
    <w:rsid w:val="00EA05EC"/>
    <w:rsid w:val="00EA1EEA"/>
    <w:rsid w:val="00EA3D30"/>
    <w:rsid w:val="00EA4DC3"/>
    <w:rsid w:val="00EB1906"/>
    <w:rsid w:val="00EB7255"/>
    <w:rsid w:val="00EC07F7"/>
    <w:rsid w:val="00EC3242"/>
    <w:rsid w:val="00EC50C3"/>
    <w:rsid w:val="00EC5EBF"/>
    <w:rsid w:val="00EC670F"/>
    <w:rsid w:val="00ED244F"/>
    <w:rsid w:val="00ED3FB8"/>
    <w:rsid w:val="00ED5668"/>
    <w:rsid w:val="00ED5755"/>
    <w:rsid w:val="00EE4E0A"/>
    <w:rsid w:val="00EF35CE"/>
    <w:rsid w:val="00EF55C6"/>
    <w:rsid w:val="00F03ED9"/>
    <w:rsid w:val="00F07F81"/>
    <w:rsid w:val="00F10215"/>
    <w:rsid w:val="00F10625"/>
    <w:rsid w:val="00F23099"/>
    <w:rsid w:val="00F25123"/>
    <w:rsid w:val="00F25BDA"/>
    <w:rsid w:val="00F36A72"/>
    <w:rsid w:val="00F37679"/>
    <w:rsid w:val="00F4014F"/>
    <w:rsid w:val="00F456DD"/>
    <w:rsid w:val="00F47FFA"/>
    <w:rsid w:val="00F543F1"/>
    <w:rsid w:val="00F56140"/>
    <w:rsid w:val="00F5731C"/>
    <w:rsid w:val="00F57C64"/>
    <w:rsid w:val="00F8140F"/>
    <w:rsid w:val="00F81C8D"/>
    <w:rsid w:val="00F8708B"/>
    <w:rsid w:val="00F91987"/>
    <w:rsid w:val="00F94620"/>
    <w:rsid w:val="00FA2EB9"/>
    <w:rsid w:val="00FA42D3"/>
    <w:rsid w:val="00FA6141"/>
    <w:rsid w:val="00FA7F74"/>
    <w:rsid w:val="00FB2EBF"/>
    <w:rsid w:val="00FB409B"/>
    <w:rsid w:val="00FB4919"/>
    <w:rsid w:val="00FB7FD3"/>
    <w:rsid w:val="00FC4A90"/>
    <w:rsid w:val="00FD1673"/>
    <w:rsid w:val="00FD2F15"/>
    <w:rsid w:val="00FD4662"/>
    <w:rsid w:val="00FD52C3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B8B28"/>
  <w15:docId w15:val="{595CC508-5B4E-4F7E-999B-46361B25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AD472A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BE5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ela-Siatka1">
    <w:name w:val="Tabela - Siatka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AD472A"/>
    <w:rPr>
      <w:sz w:val="16"/>
      <w:szCs w:val="16"/>
    </w:rPr>
  </w:style>
  <w:style w:type="paragraph" w:customStyle="1" w:styleId="Tekstkomentarza1">
    <w:name w:val="Tekst komentarza1"/>
    <w:basedOn w:val="Normalny"/>
    <w:next w:val="Tekstkomentarza"/>
    <w:link w:val="TekstkomentarzaZnak"/>
    <w:uiPriority w:val="99"/>
    <w:semiHidden/>
    <w:unhideWhenUsed/>
    <w:rsid w:val="00AD472A"/>
    <w:pPr>
      <w:spacing w:after="200"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1"/>
    <w:uiPriority w:val="99"/>
    <w:semiHidden/>
    <w:rsid w:val="00AD472A"/>
    <w:rPr>
      <w:sz w:val="20"/>
      <w:szCs w:val="20"/>
    </w:rPr>
  </w:style>
  <w:style w:type="table" w:styleId="Tabela-Siatka">
    <w:name w:val="Table Grid"/>
    <w:basedOn w:val="Standardowy"/>
    <w:uiPriority w:val="59"/>
    <w:rsid w:val="00AD4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komentarza">
    <w:name w:val="annotation text"/>
    <w:basedOn w:val="Normalny"/>
    <w:link w:val="TekstkomentarzaZnak1"/>
    <w:uiPriority w:val="99"/>
    <w:semiHidden/>
    <w:unhideWhenUsed/>
    <w:rsid w:val="00AD472A"/>
    <w:pPr>
      <w:spacing w:line="240" w:lineRule="auto"/>
    </w:pPr>
    <w:rPr>
      <w:sz w:val="20"/>
      <w:szCs w:val="20"/>
    </w:rPr>
  </w:style>
  <w:style w:type="character" w:customStyle="1" w:styleId="TekstkomentarzaZnak1">
    <w:name w:val="Tekst komentarza Znak1"/>
    <w:basedOn w:val="Domylnaczcionkaakapitu"/>
    <w:link w:val="Tekstkomentarza"/>
    <w:uiPriority w:val="99"/>
    <w:semiHidden/>
    <w:rsid w:val="00AD472A"/>
    <w:rPr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D4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D472A"/>
    <w:rPr>
      <w:rFonts w:ascii="Segoe UI" w:hAnsi="Segoe UI" w:cs="Segoe UI"/>
      <w:sz w:val="18"/>
      <w:szCs w:val="18"/>
    </w:rPr>
  </w:style>
  <w:style w:type="table" w:customStyle="1" w:styleId="Tabela-Siatka2">
    <w:name w:val="Tabela - Siatka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3">
    <w:name w:val="Tabela - Siatka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D472A"/>
    <w:pPr>
      <w:spacing w:after="0" w:line="240" w:lineRule="auto"/>
    </w:pPr>
    <w:rPr>
      <w:rFonts w:eastAsia="Times New Roman"/>
      <w:sz w:val="2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D472A"/>
    <w:rPr>
      <w:rFonts w:eastAsia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D472A"/>
    <w:rPr>
      <w:vertAlign w:val="superscript"/>
    </w:rPr>
  </w:style>
  <w:style w:type="table" w:customStyle="1" w:styleId="Tabela-Siatka4">
    <w:name w:val="Tabela - Siatka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5">
    <w:name w:val="Tabela - Siatka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6">
    <w:name w:val="Tabela - Siatka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7">
    <w:name w:val="Tabela - Siatka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ezodstpw">
    <w:name w:val="No Spacing"/>
    <w:uiPriority w:val="1"/>
    <w:qFormat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Tabela-Siatka8">
    <w:name w:val="Tabela - Siatka8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9">
    <w:name w:val="Tabela - Siatka9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0">
    <w:name w:val="Tabela - Siatka10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1">
    <w:name w:val="Tabela - Siatka1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2">
    <w:name w:val="Tabela - Siatka1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3">
    <w:name w:val="Tabela - Siatka1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4">
    <w:name w:val="Tabela - Siatka1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5">
    <w:name w:val="Tabela - Siatka1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6">
    <w:name w:val="Tabela - Siatka1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7">
    <w:name w:val="Tabela - Siatka1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8">
    <w:name w:val="Tabela - Siatka18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19">
    <w:name w:val="Tabela - Siatka19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0">
    <w:name w:val="Tabela - Siatka20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1">
    <w:name w:val="Tabela - Siatka21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2">
    <w:name w:val="Tabela - Siatka22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3">
    <w:name w:val="Tabela - Siatka23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4">
    <w:name w:val="Tabela - Siatka24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5">
    <w:name w:val="Tabela - Siatka25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6">
    <w:name w:val="Tabela - Siatka26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-Siatka27">
    <w:name w:val="Tabela - Siatka27"/>
    <w:basedOn w:val="Standardowy"/>
    <w:next w:val="Tabela-Siatka"/>
    <w:uiPriority w:val="59"/>
    <w:rsid w:val="00AD472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kapitzlist">
    <w:name w:val="List Paragraph"/>
    <w:basedOn w:val="Normalny"/>
    <w:uiPriority w:val="34"/>
    <w:qFormat/>
    <w:rsid w:val="00AD472A"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ny"/>
    <w:uiPriority w:val="99"/>
    <w:rsid w:val="00AD472A"/>
    <w:pPr>
      <w:spacing w:after="200" w:line="276" w:lineRule="auto"/>
      <w:ind w:left="720"/>
    </w:pPr>
    <w:rPr>
      <w:rFonts w:ascii="Calibri" w:eastAsia="Times New Roman" w:hAnsi="Calibri" w:cs="Times New Roman"/>
      <w:lang w:eastAsia="pl-PL"/>
    </w:rPr>
  </w:style>
  <w:style w:type="paragraph" w:customStyle="1" w:styleId="Default">
    <w:name w:val="Default"/>
    <w:rsid w:val="00AD47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kstpodstawowy">
    <w:name w:val="Body Text"/>
    <w:basedOn w:val="Normalny"/>
    <w:link w:val="TekstpodstawowyZnak"/>
    <w:unhideWhenUsed/>
    <w:rsid w:val="00AD472A"/>
    <w:pPr>
      <w:spacing w:after="12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AD472A"/>
    <w:rPr>
      <w:rFonts w:ascii="Times New Roman" w:eastAsia="Calibri" w:hAnsi="Times New Roman" w:cs="Times New Roman"/>
      <w:sz w:val="24"/>
      <w:szCs w:val="24"/>
    </w:rPr>
  </w:style>
  <w:style w:type="character" w:customStyle="1" w:styleId="fontstyle01">
    <w:name w:val="fontstyle01"/>
    <w:basedOn w:val="Domylnaczcionkaakapitu"/>
    <w:rsid w:val="00AD472A"/>
    <w:rPr>
      <w:rFonts w:ascii="Corbel" w:hAnsi="Corbel" w:hint="default"/>
      <w:b w:val="0"/>
      <w:bCs w:val="0"/>
      <w:i w:val="0"/>
      <w:iCs w:val="0"/>
      <w:color w:val="000000"/>
      <w:sz w:val="16"/>
      <w:szCs w:val="16"/>
    </w:rPr>
  </w:style>
  <w:style w:type="paragraph" w:styleId="NormalnyWeb">
    <w:name w:val="Normal (Web)"/>
    <w:basedOn w:val="Normalny"/>
    <w:uiPriority w:val="99"/>
    <w:rsid w:val="00AD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NoSpacing1">
    <w:name w:val="No Spacing1"/>
    <w:rsid w:val="00AD472A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TableParagraph">
    <w:name w:val="Table Paragraph"/>
    <w:basedOn w:val="Normalny"/>
    <w:uiPriority w:val="1"/>
    <w:qFormat/>
    <w:rsid w:val="00AD472A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</w:rPr>
  </w:style>
  <w:style w:type="character" w:styleId="Hipercze">
    <w:name w:val="Hyperlink"/>
    <w:basedOn w:val="Domylnaczcionkaakapitu"/>
    <w:uiPriority w:val="99"/>
    <w:unhideWhenUsed/>
    <w:rsid w:val="00AD472A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AD4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D472A"/>
  </w:style>
  <w:style w:type="paragraph" w:styleId="Stopka">
    <w:name w:val="footer"/>
    <w:basedOn w:val="Normalny"/>
    <w:link w:val="StopkaZnak"/>
    <w:uiPriority w:val="99"/>
    <w:unhideWhenUsed/>
    <w:rsid w:val="00AD47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D472A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472A"/>
    <w:rPr>
      <w:b/>
      <w:bCs/>
    </w:rPr>
  </w:style>
  <w:style w:type="character" w:customStyle="1" w:styleId="TematkomentarzaZnak">
    <w:name w:val="Temat komentarza Znak"/>
    <w:basedOn w:val="TekstkomentarzaZnak1"/>
    <w:link w:val="Tematkomentarza"/>
    <w:uiPriority w:val="99"/>
    <w:semiHidden/>
    <w:rsid w:val="00AD472A"/>
    <w:rPr>
      <w:b/>
      <w:bCs/>
      <w:sz w:val="20"/>
      <w:szCs w:val="20"/>
    </w:rPr>
  </w:style>
  <w:style w:type="character" w:customStyle="1" w:styleId="normaltextrun">
    <w:name w:val="normaltextrun"/>
    <w:basedOn w:val="Domylnaczcionkaakapitu"/>
    <w:rsid w:val="00B6722E"/>
  </w:style>
  <w:style w:type="character" w:customStyle="1" w:styleId="contextualspellingandgrammarerror">
    <w:name w:val="contextualspellingandgrammarerror"/>
    <w:basedOn w:val="Domylnaczcionkaakapitu"/>
    <w:rsid w:val="00B6722E"/>
  </w:style>
  <w:style w:type="character" w:customStyle="1" w:styleId="eop">
    <w:name w:val="eop"/>
    <w:basedOn w:val="Domylnaczcionkaakapitu"/>
    <w:rsid w:val="00B6722E"/>
  </w:style>
  <w:style w:type="paragraph" w:customStyle="1" w:styleId="paragraph">
    <w:name w:val="paragraph"/>
    <w:basedOn w:val="Normalny"/>
    <w:rsid w:val="008B7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980077"/>
    <w:rPr>
      <w:b/>
      <w:bCs/>
    </w:rPr>
  </w:style>
  <w:style w:type="character" w:styleId="Uwydatnienie">
    <w:name w:val="Emphasis"/>
    <w:basedOn w:val="Domylnaczcionkaakapitu"/>
    <w:uiPriority w:val="20"/>
    <w:qFormat/>
    <w:rsid w:val="00425C6F"/>
    <w:rPr>
      <w:i/>
      <w:iCs/>
    </w:rPr>
  </w:style>
  <w:style w:type="character" w:customStyle="1" w:styleId="Nagwek1Znak">
    <w:name w:val="Nagłówek 1 Znak"/>
    <w:basedOn w:val="Domylnaczcionkaakapitu"/>
    <w:link w:val="Nagwek1"/>
    <w:uiPriority w:val="9"/>
    <w:rsid w:val="00BE50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a">
    <w:name w:val="List"/>
    <w:basedOn w:val="Normalny"/>
    <w:uiPriority w:val="99"/>
    <w:unhideWhenUsed/>
    <w:rsid w:val="00BE50CA"/>
    <w:pPr>
      <w:ind w:left="283" w:hanging="283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BE50C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jlqj4b">
    <w:name w:val="jlqj4b"/>
    <w:basedOn w:val="Domylnaczcionkaakapitu"/>
    <w:rsid w:val="00DE3191"/>
  </w:style>
  <w:style w:type="table" w:customStyle="1" w:styleId="Tabela-Siatka28">
    <w:name w:val="Tabela - Siatka28"/>
    <w:basedOn w:val="Standardowy"/>
    <w:next w:val="Tabela-Siatka"/>
    <w:uiPriority w:val="59"/>
    <w:rsid w:val="00404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8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touczelnie.pl/artykul/4599/Dziennikarstwo-i-komunikacja-spoleczna-studia-onlin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andydaci.agh.edu.pl/studia/rewitalizacja-terenow-zdegradowanych/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5B078-3A96-409C-859E-8EBE5B150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19839</Words>
  <Characters>119036</Characters>
  <Application>Microsoft Office Word</Application>
  <DocSecurity>0</DocSecurity>
  <Lines>991</Lines>
  <Paragraphs>277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Karolina</dc:creator>
  <cp:lastModifiedBy>user</cp:lastModifiedBy>
  <cp:revision>2</cp:revision>
  <cp:lastPrinted>2024-04-25T11:46:00Z</cp:lastPrinted>
  <dcterms:created xsi:type="dcterms:W3CDTF">2024-04-25T11:47:00Z</dcterms:created>
  <dcterms:modified xsi:type="dcterms:W3CDTF">2024-04-25T11:47:00Z</dcterms:modified>
</cp:coreProperties>
</file>